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71B4" w:rsidRPr="000271B4" w:rsidRDefault="000271B4" w:rsidP="000271B4">
      <w:pPr>
        <w:shd w:val="clear" w:color="auto" w:fill="FBF2D4"/>
        <w:spacing w:after="150" w:line="240" w:lineRule="auto"/>
        <w:textAlignment w:val="baseline"/>
        <w:rPr>
          <w:rFonts w:ascii="inherit" w:eastAsia="Times New Roman" w:hAnsi="inherit" w:cs="Arial"/>
          <w:color w:val="242729"/>
          <w:sz w:val="23"/>
          <w:szCs w:val="23"/>
        </w:rPr>
      </w:pPr>
      <w:r w:rsidRPr="000271B4">
        <w:rPr>
          <w:rFonts w:ascii="inherit" w:eastAsia="Times New Roman" w:hAnsi="inherit" w:cs="Arial"/>
          <w:color w:val="242729"/>
          <w:sz w:val="23"/>
          <w:szCs w:val="23"/>
        </w:rPr>
        <w:t>Unsigned 8bits uchar 0~255</w:t>
      </w:r>
    </w:p>
    <w:p w:rsidR="000271B4" w:rsidRPr="000271B4" w:rsidRDefault="000271B4" w:rsidP="000271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rPr>
      </w:pPr>
      <w:r w:rsidRPr="000271B4">
        <w:rPr>
          <w:rFonts w:ascii="Consolas" w:eastAsia="Times New Roman" w:hAnsi="Consolas" w:cs="Consolas"/>
          <w:color w:val="242729"/>
          <w:sz w:val="20"/>
        </w:rPr>
        <w:t>Mat: CV_8UC1, CV_8UC2, CV_8UC3, CV_8UC4</w:t>
      </w:r>
    </w:p>
    <w:p w:rsidR="000271B4" w:rsidRPr="000271B4" w:rsidRDefault="000271B4" w:rsidP="000271B4">
      <w:pPr>
        <w:shd w:val="clear" w:color="auto" w:fill="FBF2D4"/>
        <w:spacing w:after="150" w:line="240" w:lineRule="auto"/>
        <w:textAlignment w:val="baseline"/>
        <w:rPr>
          <w:rFonts w:ascii="inherit" w:eastAsia="Times New Roman" w:hAnsi="inherit" w:cs="Arial"/>
          <w:color w:val="242729"/>
          <w:sz w:val="23"/>
          <w:szCs w:val="23"/>
        </w:rPr>
      </w:pPr>
      <w:r w:rsidRPr="000271B4">
        <w:rPr>
          <w:rFonts w:ascii="inherit" w:eastAsia="Times New Roman" w:hAnsi="inherit" w:cs="Arial"/>
          <w:color w:val="242729"/>
          <w:sz w:val="23"/>
          <w:szCs w:val="23"/>
        </w:rPr>
        <w:t>Signed 8bits char -128~127</w:t>
      </w:r>
    </w:p>
    <w:p w:rsidR="000271B4" w:rsidRPr="000271B4" w:rsidRDefault="000271B4" w:rsidP="000271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rPr>
      </w:pPr>
      <w:r w:rsidRPr="000271B4">
        <w:rPr>
          <w:rFonts w:ascii="Consolas" w:eastAsia="Times New Roman" w:hAnsi="Consolas" w:cs="Consolas"/>
          <w:color w:val="242729"/>
          <w:sz w:val="20"/>
        </w:rPr>
        <w:t>Mat: CV_8SC1</w:t>
      </w:r>
      <w:r w:rsidRPr="000271B4">
        <w:rPr>
          <w:rFonts w:ascii="MS Mincho" w:eastAsia="MS Mincho" w:hAnsi="MS Mincho" w:cs="MS Mincho" w:hint="eastAsia"/>
          <w:color w:val="242729"/>
          <w:sz w:val="20"/>
        </w:rPr>
        <w:t>，</w:t>
      </w:r>
      <w:r w:rsidRPr="000271B4">
        <w:rPr>
          <w:rFonts w:ascii="Consolas" w:eastAsia="Times New Roman" w:hAnsi="Consolas" w:cs="Consolas"/>
          <w:color w:val="242729"/>
          <w:sz w:val="20"/>
        </w:rPr>
        <w:t>CV_8SC2</w:t>
      </w:r>
      <w:r w:rsidRPr="000271B4">
        <w:rPr>
          <w:rFonts w:ascii="MS Mincho" w:eastAsia="MS Mincho" w:hAnsi="MS Mincho" w:cs="MS Mincho" w:hint="eastAsia"/>
          <w:color w:val="242729"/>
          <w:sz w:val="20"/>
        </w:rPr>
        <w:t>，</w:t>
      </w:r>
      <w:r w:rsidRPr="000271B4">
        <w:rPr>
          <w:rFonts w:ascii="Consolas" w:eastAsia="Times New Roman" w:hAnsi="Consolas" w:cs="Consolas"/>
          <w:color w:val="242729"/>
          <w:sz w:val="20"/>
        </w:rPr>
        <w:t>CV_8SC3</w:t>
      </w:r>
      <w:r w:rsidRPr="000271B4">
        <w:rPr>
          <w:rFonts w:ascii="MS Mincho" w:eastAsia="MS Mincho" w:hAnsi="MS Mincho" w:cs="MS Mincho" w:hint="eastAsia"/>
          <w:color w:val="242729"/>
          <w:sz w:val="20"/>
        </w:rPr>
        <w:t>，</w:t>
      </w:r>
      <w:r w:rsidRPr="000271B4">
        <w:rPr>
          <w:rFonts w:ascii="Consolas" w:eastAsia="Times New Roman" w:hAnsi="Consolas" w:cs="Consolas"/>
          <w:color w:val="242729"/>
          <w:sz w:val="20"/>
        </w:rPr>
        <w:t>CV_8SC4</w:t>
      </w:r>
    </w:p>
    <w:p w:rsidR="000271B4" w:rsidRPr="000271B4" w:rsidRDefault="000271B4" w:rsidP="000271B4">
      <w:pPr>
        <w:shd w:val="clear" w:color="auto" w:fill="FBF2D4"/>
        <w:spacing w:after="150" w:line="240" w:lineRule="auto"/>
        <w:textAlignment w:val="baseline"/>
        <w:rPr>
          <w:rFonts w:ascii="inherit" w:eastAsia="Times New Roman" w:hAnsi="inherit" w:cs="Arial"/>
          <w:color w:val="242729"/>
          <w:sz w:val="23"/>
          <w:szCs w:val="23"/>
        </w:rPr>
      </w:pPr>
      <w:r w:rsidRPr="000271B4">
        <w:rPr>
          <w:rFonts w:ascii="inherit" w:eastAsia="Times New Roman" w:hAnsi="inherit" w:cs="Arial"/>
          <w:color w:val="242729"/>
          <w:sz w:val="23"/>
          <w:szCs w:val="23"/>
        </w:rPr>
        <w:t>Unsigned 16bits ushort 0~65535</w:t>
      </w:r>
    </w:p>
    <w:p w:rsidR="000271B4" w:rsidRPr="000271B4" w:rsidRDefault="000271B4" w:rsidP="000271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rPr>
      </w:pPr>
      <w:r w:rsidRPr="000271B4">
        <w:rPr>
          <w:rFonts w:ascii="Consolas" w:eastAsia="Times New Roman" w:hAnsi="Consolas" w:cs="Consolas"/>
          <w:color w:val="242729"/>
          <w:sz w:val="20"/>
        </w:rPr>
        <w:t>Mat: CV_16UC1</w:t>
      </w:r>
      <w:r w:rsidRPr="000271B4">
        <w:rPr>
          <w:rFonts w:ascii="MS Mincho" w:eastAsia="MS Mincho" w:hAnsi="MS Mincho" w:cs="MS Mincho" w:hint="eastAsia"/>
          <w:color w:val="242729"/>
          <w:sz w:val="20"/>
        </w:rPr>
        <w:t>，</w:t>
      </w:r>
      <w:r w:rsidRPr="000271B4">
        <w:rPr>
          <w:rFonts w:ascii="Consolas" w:eastAsia="Times New Roman" w:hAnsi="Consolas" w:cs="Consolas"/>
          <w:color w:val="242729"/>
          <w:sz w:val="20"/>
        </w:rPr>
        <w:t>CV_16UC2</w:t>
      </w:r>
      <w:r w:rsidRPr="000271B4">
        <w:rPr>
          <w:rFonts w:ascii="MS Mincho" w:eastAsia="MS Mincho" w:hAnsi="MS Mincho" w:cs="MS Mincho" w:hint="eastAsia"/>
          <w:color w:val="242729"/>
          <w:sz w:val="20"/>
        </w:rPr>
        <w:t>，</w:t>
      </w:r>
      <w:r w:rsidRPr="000271B4">
        <w:rPr>
          <w:rFonts w:ascii="Consolas" w:eastAsia="Times New Roman" w:hAnsi="Consolas" w:cs="Consolas"/>
          <w:color w:val="242729"/>
          <w:sz w:val="20"/>
        </w:rPr>
        <w:t>CV_16UC3</w:t>
      </w:r>
      <w:r w:rsidRPr="000271B4">
        <w:rPr>
          <w:rFonts w:ascii="MS Mincho" w:eastAsia="MS Mincho" w:hAnsi="MS Mincho" w:cs="MS Mincho" w:hint="eastAsia"/>
          <w:color w:val="242729"/>
          <w:sz w:val="20"/>
        </w:rPr>
        <w:t>，</w:t>
      </w:r>
      <w:r w:rsidRPr="000271B4">
        <w:rPr>
          <w:rFonts w:ascii="Consolas" w:eastAsia="Times New Roman" w:hAnsi="Consolas" w:cs="Consolas"/>
          <w:color w:val="242729"/>
          <w:sz w:val="20"/>
        </w:rPr>
        <w:t>CV_16UC4</w:t>
      </w:r>
    </w:p>
    <w:p w:rsidR="000271B4" w:rsidRPr="000271B4" w:rsidRDefault="000271B4" w:rsidP="000271B4">
      <w:pPr>
        <w:shd w:val="clear" w:color="auto" w:fill="FBF2D4"/>
        <w:spacing w:after="150" w:line="240" w:lineRule="auto"/>
        <w:textAlignment w:val="baseline"/>
        <w:rPr>
          <w:rFonts w:ascii="inherit" w:eastAsia="Times New Roman" w:hAnsi="inherit" w:cs="Arial"/>
          <w:color w:val="242729"/>
          <w:sz w:val="23"/>
          <w:szCs w:val="23"/>
        </w:rPr>
      </w:pPr>
      <w:r w:rsidRPr="000271B4">
        <w:rPr>
          <w:rFonts w:ascii="inherit" w:eastAsia="Times New Roman" w:hAnsi="inherit" w:cs="Arial"/>
          <w:color w:val="242729"/>
          <w:sz w:val="23"/>
          <w:szCs w:val="23"/>
        </w:rPr>
        <w:t>Signed 16bits short -32768~32767</w:t>
      </w:r>
    </w:p>
    <w:p w:rsidR="000271B4" w:rsidRPr="000271B4" w:rsidRDefault="000271B4" w:rsidP="000271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rPr>
      </w:pPr>
      <w:r w:rsidRPr="000271B4">
        <w:rPr>
          <w:rFonts w:ascii="Consolas" w:eastAsia="Times New Roman" w:hAnsi="Consolas" w:cs="Consolas"/>
          <w:color w:val="242729"/>
          <w:sz w:val="20"/>
        </w:rPr>
        <w:t>Mat: CV_16SC1</w:t>
      </w:r>
      <w:r w:rsidRPr="000271B4">
        <w:rPr>
          <w:rFonts w:ascii="MS Mincho" w:eastAsia="MS Mincho" w:hAnsi="MS Mincho" w:cs="MS Mincho" w:hint="eastAsia"/>
          <w:color w:val="242729"/>
          <w:sz w:val="20"/>
        </w:rPr>
        <w:t>，</w:t>
      </w:r>
      <w:r w:rsidRPr="000271B4">
        <w:rPr>
          <w:rFonts w:ascii="Consolas" w:eastAsia="Times New Roman" w:hAnsi="Consolas" w:cs="Consolas"/>
          <w:color w:val="242729"/>
          <w:sz w:val="20"/>
        </w:rPr>
        <w:t>CV_16SC2</w:t>
      </w:r>
      <w:r w:rsidRPr="000271B4">
        <w:rPr>
          <w:rFonts w:ascii="MS Mincho" w:eastAsia="MS Mincho" w:hAnsi="MS Mincho" w:cs="MS Mincho" w:hint="eastAsia"/>
          <w:color w:val="242729"/>
          <w:sz w:val="20"/>
        </w:rPr>
        <w:t>，</w:t>
      </w:r>
      <w:r w:rsidRPr="000271B4">
        <w:rPr>
          <w:rFonts w:ascii="Consolas" w:eastAsia="Times New Roman" w:hAnsi="Consolas" w:cs="Consolas"/>
          <w:color w:val="242729"/>
          <w:sz w:val="20"/>
        </w:rPr>
        <w:t>CV_16SC3</w:t>
      </w:r>
      <w:r w:rsidRPr="000271B4">
        <w:rPr>
          <w:rFonts w:ascii="MS Mincho" w:eastAsia="MS Mincho" w:hAnsi="MS Mincho" w:cs="MS Mincho" w:hint="eastAsia"/>
          <w:color w:val="242729"/>
          <w:sz w:val="20"/>
        </w:rPr>
        <w:t>，</w:t>
      </w:r>
      <w:r w:rsidRPr="000271B4">
        <w:rPr>
          <w:rFonts w:ascii="Consolas" w:eastAsia="Times New Roman" w:hAnsi="Consolas" w:cs="Consolas"/>
          <w:color w:val="242729"/>
          <w:sz w:val="20"/>
        </w:rPr>
        <w:t>CV_16SC4</w:t>
      </w:r>
    </w:p>
    <w:p w:rsidR="000271B4" w:rsidRPr="000271B4" w:rsidRDefault="000271B4" w:rsidP="000271B4">
      <w:pPr>
        <w:shd w:val="clear" w:color="auto" w:fill="FBF2D4"/>
        <w:spacing w:after="150" w:line="240" w:lineRule="auto"/>
        <w:textAlignment w:val="baseline"/>
        <w:rPr>
          <w:rFonts w:ascii="inherit" w:eastAsia="Times New Roman" w:hAnsi="inherit" w:cs="Arial"/>
          <w:color w:val="242729"/>
          <w:sz w:val="23"/>
          <w:szCs w:val="23"/>
        </w:rPr>
      </w:pPr>
      <w:r w:rsidRPr="000271B4">
        <w:rPr>
          <w:rFonts w:ascii="inherit" w:eastAsia="Times New Roman" w:hAnsi="inherit" w:cs="Arial"/>
          <w:color w:val="242729"/>
          <w:sz w:val="23"/>
          <w:szCs w:val="23"/>
        </w:rPr>
        <w:t>Signed 32bits int -2147483648~2147483647</w:t>
      </w:r>
    </w:p>
    <w:p w:rsidR="000271B4" w:rsidRPr="000271B4" w:rsidRDefault="000271B4" w:rsidP="000271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rPr>
      </w:pPr>
      <w:r w:rsidRPr="000271B4">
        <w:rPr>
          <w:rFonts w:ascii="Consolas" w:eastAsia="Times New Roman" w:hAnsi="Consolas" w:cs="Consolas"/>
          <w:color w:val="242729"/>
          <w:sz w:val="20"/>
        </w:rPr>
        <w:t>Mat: CV_32SC1</w:t>
      </w:r>
      <w:r w:rsidRPr="000271B4">
        <w:rPr>
          <w:rFonts w:ascii="MS Mincho" w:eastAsia="MS Mincho" w:hAnsi="MS Mincho" w:cs="MS Mincho" w:hint="eastAsia"/>
          <w:color w:val="242729"/>
          <w:sz w:val="20"/>
        </w:rPr>
        <w:t>，</w:t>
      </w:r>
      <w:r w:rsidRPr="000271B4">
        <w:rPr>
          <w:rFonts w:ascii="Consolas" w:eastAsia="Times New Roman" w:hAnsi="Consolas" w:cs="Consolas"/>
          <w:color w:val="242729"/>
          <w:sz w:val="20"/>
        </w:rPr>
        <w:t>CV_32SC2</w:t>
      </w:r>
      <w:r w:rsidRPr="000271B4">
        <w:rPr>
          <w:rFonts w:ascii="MS Mincho" w:eastAsia="MS Mincho" w:hAnsi="MS Mincho" w:cs="MS Mincho" w:hint="eastAsia"/>
          <w:color w:val="242729"/>
          <w:sz w:val="20"/>
        </w:rPr>
        <w:t>，</w:t>
      </w:r>
      <w:r w:rsidRPr="000271B4">
        <w:rPr>
          <w:rFonts w:ascii="Consolas" w:eastAsia="Times New Roman" w:hAnsi="Consolas" w:cs="Consolas"/>
          <w:color w:val="242729"/>
          <w:sz w:val="20"/>
        </w:rPr>
        <w:t>CV_32SC3</w:t>
      </w:r>
      <w:r w:rsidRPr="000271B4">
        <w:rPr>
          <w:rFonts w:ascii="MS Mincho" w:eastAsia="MS Mincho" w:hAnsi="MS Mincho" w:cs="MS Mincho" w:hint="eastAsia"/>
          <w:color w:val="242729"/>
          <w:sz w:val="20"/>
        </w:rPr>
        <w:t>，</w:t>
      </w:r>
      <w:r w:rsidRPr="000271B4">
        <w:rPr>
          <w:rFonts w:ascii="Consolas" w:eastAsia="Times New Roman" w:hAnsi="Consolas" w:cs="Consolas"/>
          <w:color w:val="242729"/>
          <w:sz w:val="20"/>
        </w:rPr>
        <w:t>CV_32SC4</w:t>
      </w:r>
    </w:p>
    <w:p w:rsidR="000271B4" w:rsidRPr="000271B4" w:rsidRDefault="000271B4" w:rsidP="000271B4">
      <w:pPr>
        <w:shd w:val="clear" w:color="auto" w:fill="FBF2D4"/>
        <w:spacing w:after="150" w:line="240" w:lineRule="auto"/>
        <w:textAlignment w:val="baseline"/>
        <w:rPr>
          <w:rFonts w:ascii="inherit" w:eastAsia="Times New Roman" w:hAnsi="inherit" w:cs="Arial"/>
          <w:color w:val="242729"/>
          <w:sz w:val="23"/>
          <w:szCs w:val="23"/>
        </w:rPr>
      </w:pPr>
      <w:r w:rsidRPr="000271B4">
        <w:rPr>
          <w:rFonts w:ascii="inherit" w:eastAsia="Times New Roman" w:hAnsi="inherit" w:cs="Arial"/>
          <w:color w:val="242729"/>
          <w:sz w:val="23"/>
          <w:szCs w:val="23"/>
        </w:rPr>
        <w:t>Float 32bits float -1.18*10-38~3.40*10-38</w:t>
      </w:r>
    </w:p>
    <w:p w:rsidR="000271B4" w:rsidRPr="000271B4" w:rsidRDefault="000271B4" w:rsidP="000271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rPr>
      </w:pPr>
      <w:r w:rsidRPr="000271B4">
        <w:rPr>
          <w:rFonts w:ascii="Consolas" w:eastAsia="Times New Roman" w:hAnsi="Consolas" w:cs="Consolas"/>
          <w:color w:val="242729"/>
          <w:sz w:val="20"/>
        </w:rPr>
        <w:t>Mat: CV_32FC1</w:t>
      </w:r>
      <w:r w:rsidRPr="000271B4">
        <w:rPr>
          <w:rFonts w:ascii="MS Mincho" w:eastAsia="MS Mincho" w:hAnsi="MS Mincho" w:cs="MS Mincho" w:hint="eastAsia"/>
          <w:color w:val="242729"/>
          <w:sz w:val="20"/>
        </w:rPr>
        <w:t>，</w:t>
      </w:r>
      <w:r w:rsidRPr="000271B4">
        <w:rPr>
          <w:rFonts w:ascii="Consolas" w:eastAsia="Times New Roman" w:hAnsi="Consolas" w:cs="Consolas"/>
          <w:color w:val="242729"/>
          <w:sz w:val="20"/>
        </w:rPr>
        <w:t>CV_32FC2</w:t>
      </w:r>
      <w:r w:rsidRPr="000271B4">
        <w:rPr>
          <w:rFonts w:ascii="MS Mincho" w:eastAsia="MS Mincho" w:hAnsi="MS Mincho" w:cs="MS Mincho" w:hint="eastAsia"/>
          <w:color w:val="242729"/>
          <w:sz w:val="20"/>
        </w:rPr>
        <w:t>，</w:t>
      </w:r>
      <w:r w:rsidRPr="000271B4">
        <w:rPr>
          <w:rFonts w:ascii="Consolas" w:eastAsia="Times New Roman" w:hAnsi="Consolas" w:cs="Consolas"/>
          <w:color w:val="242729"/>
          <w:sz w:val="20"/>
        </w:rPr>
        <w:t>CV_32FC3</w:t>
      </w:r>
      <w:r w:rsidRPr="000271B4">
        <w:rPr>
          <w:rFonts w:ascii="MS Mincho" w:eastAsia="MS Mincho" w:hAnsi="MS Mincho" w:cs="MS Mincho" w:hint="eastAsia"/>
          <w:color w:val="242729"/>
          <w:sz w:val="20"/>
        </w:rPr>
        <w:t>，</w:t>
      </w:r>
      <w:r w:rsidRPr="000271B4">
        <w:rPr>
          <w:rFonts w:ascii="Consolas" w:eastAsia="Times New Roman" w:hAnsi="Consolas" w:cs="Consolas"/>
          <w:color w:val="242729"/>
          <w:sz w:val="20"/>
        </w:rPr>
        <w:t>CV_32FC4</w:t>
      </w:r>
    </w:p>
    <w:p w:rsidR="000271B4" w:rsidRPr="000271B4" w:rsidRDefault="000271B4" w:rsidP="000271B4">
      <w:pPr>
        <w:shd w:val="clear" w:color="auto" w:fill="FBF2D4"/>
        <w:spacing w:after="150" w:line="240" w:lineRule="auto"/>
        <w:textAlignment w:val="baseline"/>
        <w:rPr>
          <w:rFonts w:ascii="inherit" w:eastAsia="Times New Roman" w:hAnsi="inherit" w:cs="Arial"/>
          <w:color w:val="242729"/>
          <w:sz w:val="23"/>
          <w:szCs w:val="23"/>
        </w:rPr>
      </w:pPr>
      <w:r w:rsidRPr="000271B4">
        <w:rPr>
          <w:rFonts w:ascii="inherit" w:eastAsia="Times New Roman" w:hAnsi="inherit" w:cs="Arial"/>
          <w:color w:val="242729"/>
          <w:sz w:val="23"/>
          <w:szCs w:val="23"/>
        </w:rPr>
        <w:t>Double 64bits double</w:t>
      </w:r>
    </w:p>
    <w:p w:rsidR="000271B4" w:rsidRPr="000271B4" w:rsidRDefault="000271B4" w:rsidP="000271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0271B4">
        <w:rPr>
          <w:rFonts w:ascii="Consolas" w:eastAsia="Times New Roman" w:hAnsi="Consolas" w:cs="Consolas"/>
          <w:color w:val="242729"/>
          <w:sz w:val="20"/>
        </w:rPr>
        <w:t>Mat: CV_64FC1</w:t>
      </w:r>
      <w:r w:rsidRPr="000271B4">
        <w:rPr>
          <w:rFonts w:ascii="MS Mincho" w:eastAsia="MS Mincho" w:hAnsi="MS Mincho" w:cs="MS Mincho" w:hint="eastAsia"/>
          <w:color w:val="242729"/>
          <w:sz w:val="20"/>
        </w:rPr>
        <w:t>，</w:t>
      </w:r>
      <w:r w:rsidRPr="000271B4">
        <w:rPr>
          <w:rFonts w:ascii="Consolas" w:eastAsia="Times New Roman" w:hAnsi="Consolas" w:cs="Consolas"/>
          <w:color w:val="242729"/>
          <w:sz w:val="20"/>
        </w:rPr>
        <w:t>CV_64FC2</w:t>
      </w:r>
      <w:r w:rsidRPr="000271B4">
        <w:rPr>
          <w:rFonts w:ascii="MS Mincho" w:eastAsia="MS Mincho" w:hAnsi="MS Mincho" w:cs="MS Mincho" w:hint="eastAsia"/>
          <w:color w:val="242729"/>
          <w:sz w:val="20"/>
        </w:rPr>
        <w:t>，</w:t>
      </w:r>
      <w:r w:rsidRPr="000271B4">
        <w:rPr>
          <w:rFonts w:ascii="Consolas" w:eastAsia="Times New Roman" w:hAnsi="Consolas" w:cs="Consolas"/>
          <w:color w:val="242729"/>
          <w:sz w:val="20"/>
        </w:rPr>
        <w:t>CV_64FC3</w:t>
      </w:r>
      <w:r w:rsidRPr="000271B4">
        <w:rPr>
          <w:rFonts w:ascii="MS Mincho" w:eastAsia="MS Mincho" w:hAnsi="MS Mincho" w:cs="MS Mincho" w:hint="eastAsia"/>
          <w:color w:val="242729"/>
          <w:sz w:val="20"/>
        </w:rPr>
        <w:t>，</w:t>
      </w:r>
      <w:r w:rsidRPr="000271B4">
        <w:rPr>
          <w:rFonts w:ascii="Consolas" w:eastAsia="Times New Roman" w:hAnsi="Consolas" w:cs="Consolas"/>
          <w:color w:val="242729"/>
          <w:sz w:val="20"/>
        </w:rPr>
        <w:t>CV_64FC4</w:t>
      </w:r>
    </w:p>
    <w:p w:rsidR="000C283B" w:rsidRDefault="00D922EF" w:rsidP="006D655B"/>
    <w:p w:rsidR="00866A2B" w:rsidRDefault="00866A2B"/>
    <w:p w:rsidR="00866A2B" w:rsidRDefault="00866A2B"/>
    <w:p w:rsidR="00866A2B" w:rsidRPr="00866A2B" w:rsidRDefault="00866A2B" w:rsidP="00866A2B">
      <w:pPr>
        <w:spacing w:after="225" w:line="240" w:lineRule="auto"/>
        <w:textAlignment w:val="baseline"/>
        <w:outlineLvl w:val="0"/>
        <w:rPr>
          <w:rFonts w:ascii="Times New Roman" w:eastAsia="Times New Roman" w:hAnsi="Times New Roman" w:cs="Times New Roman"/>
          <w:kern w:val="36"/>
          <w:sz w:val="42"/>
          <w:szCs w:val="42"/>
        </w:rPr>
      </w:pPr>
      <w:r w:rsidRPr="00866A2B">
        <w:rPr>
          <w:rFonts w:ascii="Times New Roman" w:eastAsia="Times New Roman" w:hAnsi="Times New Roman" w:cs="Times New Roman"/>
          <w:kern w:val="36"/>
          <w:sz w:val="42"/>
          <w:szCs w:val="42"/>
        </w:rPr>
        <w:t>zip() in Python</w:t>
      </w:r>
    </w:p>
    <w:p w:rsidR="00866A2B" w:rsidRPr="00866A2B" w:rsidRDefault="00866A2B" w:rsidP="00866A2B">
      <w:pPr>
        <w:spacing w:after="0" w:line="240" w:lineRule="auto"/>
        <w:textAlignment w:val="baseline"/>
        <w:rPr>
          <w:rFonts w:ascii="Arial" w:eastAsia="Times New Roman" w:hAnsi="Arial" w:cs="Arial"/>
          <w:sz w:val="24"/>
          <w:szCs w:val="24"/>
        </w:rPr>
      </w:pPr>
      <w:r w:rsidRPr="00866A2B">
        <w:rPr>
          <w:rFonts w:ascii="Arial" w:eastAsia="Times New Roman" w:hAnsi="Arial" w:cs="Arial"/>
          <w:sz w:val="24"/>
          <w:szCs w:val="24"/>
        </w:rPr>
        <w:t>The purpose of zip() is to</w:t>
      </w:r>
      <w:r w:rsidRPr="00866A2B">
        <w:rPr>
          <w:rFonts w:ascii="Arial" w:eastAsia="Times New Roman" w:hAnsi="Arial" w:cs="Arial"/>
          <w:b/>
          <w:bCs/>
          <w:sz w:val="24"/>
          <w:szCs w:val="24"/>
        </w:rPr>
        <w:t> map the similar index of multiple containers</w:t>
      </w:r>
      <w:r w:rsidRPr="00866A2B">
        <w:rPr>
          <w:rFonts w:ascii="Arial" w:eastAsia="Times New Roman" w:hAnsi="Arial" w:cs="Arial"/>
          <w:sz w:val="24"/>
          <w:szCs w:val="24"/>
        </w:rPr>
        <w:t> so that they can be used just using as single entity.</w:t>
      </w:r>
    </w:p>
    <w:p w:rsidR="00866A2B" w:rsidRPr="00866A2B" w:rsidRDefault="00866A2B" w:rsidP="00866A2B">
      <w:pPr>
        <w:shd w:val="clear" w:color="auto" w:fill="FAFAFA"/>
        <w:spacing w:line="240" w:lineRule="auto"/>
        <w:textAlignment w:val="baseline"/>
        <w:rPr>
          <w:rFonts w:ascii="Arial" w:eastAsia="Times New Roman" w:hAnsi="Arial" w:cs="Arial"/>
          <w:i/>
          <w:iCs/>
          <w:sz w:val="24"/>
          <w:szCs w:val="24"/>
        </w:rPr>
      </w:pPr>
      <w:r w:rsidRPr="00866A2B">
        <w:rPr>
          <w:rFonts w:ascii="Arial" w:eastAsia="Times New Roman" w:hAnsi="Arial" w:cs="Arial"/>
          <w:b/>
          <w:bCs/>
          <w:i/>
          <w:iCs/>
          <w:sz w:val="24"/>
          <w:szCs w:val="24"/>
        </w:rPr>
        <w:t>Syntax :</w:t>
      </w:r>
      <w:r w:rsidRPr="00866A2B">
        <w:rPr>
          <w:rFonts w:ascii="Arial" w:eastAsia="Times New Roman" w:hAnsi="Arial" w:cs="Arial"/>
          <w:i/>
          <w:iCs/>
          <w:sz w:val="24"/>
          <w:szCs w:val="24"/>
        </w:rPr>
        <w:br/>
        <w:t>zip(*iterators)</w:t>
      </w:r>
      <w:r w:rsidRPr="00866A2B">
        <w:rPr>
          <w:rFonts w:ascii="Arial" w:eastAsia="Times New Roman" w:hAnsi="Arial" w:cs="Arial"/>
          <w:i/>
          <w:iCs/>
          <w:sz w:val="24"/>
          <w:szCs w:val="24"/>
        </w:rPr>
        <w:br/>
      </w:r>
      <w:r w:rsidRPr="00866A2B">
        <w:rPr>
          <w:rFonts w:ascii="Arial" w:eastAsia="Times New Roman" w:hAnsi="Arial" w:cs="Arial"/>
          <w:b/>
          <w:bCs/>
          <w:i/>
          <w:iCs/>
          <w:sz w:val="24"/>
          <w:szCs w:val="24"/>
        </w:rPr>
        <w:t>Parameters :</w:t>
      </w:r>
      <w:r w:rsidRPr="00866A2B">
        <w:rPr>
          <w:rFonts w:ascii="Arial" w:eastAsia="Times New Roman" w:hAnsi="Arial" w:cs="Arial"/>
          <w:i/>
          <w:iCs/>
          <w:sz w:val="24"/>
          <w:szCs w:val="24"/>
        </w:rPr>
        <w:br/>
        <w:t>Python iterables or containers ( list, string etc )</w:t>
      </w:r>
      <w:r w:rsidRPr="00866A2B">
        <w:rPr>
          <w:rFonts w:ascii="Arial" w:eastAsia="Times New Roman" w:hAnsi="Arial" w:cs="Arial"/>
          <w:i/>
          <w:iCs/>
          <w:sz w:val="24"/>
          <w:szCs w:val="24"/>
        </w:rPr>
        <w:br/>
      </w:r>
      <w:r w:rsidRPr="00866A2B">
        <w:rPr>
          <w:rFonts w:ascii="Arial" w:eastAsia="Times New Roman" w:hAnsi="Arial" w:cs="Arial"/>
          <w:b/>
          <w:bCs/>
          <w:i/>
          <w:iCs/>
          <w:sz w:val="24"/>
          <w:szCs w:val="24"/>
        </w:rPr>
        <w:t>Return Value :</w:t>
      </w:r>
      <w:r w:rsidRPr="00866A2B">
        <w:rPr>
          <w:rFonts w:ascii="Arial" w:eastAsia="Times New Roman" w:hAnsi="Arial" w:cs="Arial"/>
          <w:i/>
          <w:iCs/>
          <w:sz w:val="24"/>
          <w:szCs w:val="24"/>
        </w:rPr>
        <w:br/>
        <w:t>Returns a single iterator object, having mapped values from all the</w:t>
      </w:r>
      <w:r w:rsidRPr="00866A2B">
        <w:rPr>
          <w:rFonts w:ascii="Arial" w:eastAsia="Times New Roman" w:hAnsi="Arial" w:cs="Arial"/>
          <w:i/>
          <w:iCs/>
          <w:sz w:val="24"/>
          <w:szCs w:val="24"/>
        </w:rPr>
        <w:br/>
        <w:t>containers.</w:t>
      </w:r>
    </w:p>
    <w:tbl>
      <w:tblPr>
        <w:tblW w:w="9000" w:type="dxa"/>
        <w:tblCellMar>
          <w:left w:w="0" w:type="dxa"/>
          <w:right w:w="0" w:type="dxa"/>
        </w:tblCellMar>
        <w:tblLook w:val="04A0"/>
      </w:tblPr>
      <w:tblGrid>
        <w:gridCol w:w="9000"/>
      </w:tblGrid>
      <w:tr w:rsidR="00866A2B" w:rsidRPr="00866A2B" w:rsidTr="00866A2B">
        <w:tc>
          <w:tcPr>
            <w:tcW w:w="9000" w:type="dxa"/>
            <w:vAlign w:val="center"/>
            <w:hideMark/>
          </w:tcPr>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 xml:space="preserve"># Python code to demonstrate the working of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 xml:space="preserve"># zip()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 </w:t>
            </w:r>
            <w:r w:rsidRPr="00866A2B">
              <w:rPr>
                <w:rFonts w:ascii="Times New Roman" w:eastAsia="Times New Roman" w:hAnsi="Times New Roman" w:cs="Times New Roman"/>
                <w:sz w:val="24"/>
                <w:szCs w:val="24"/>
              </w:rPr>
              <w:t>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 xml:space="preserve"># initializing lists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name =</w:t>
            </w:r>
            <w:r w:rsidRPr="00866A2B">
              <w:rPr>
                <w:rFonts w:ascii="Times New Roman" w:eastAsia="Times New Roman" w:hAnsi="Times New Roman" w:cs="Times New Roman"/>
                <w:sz w:val="24"/>
                <w:szCs w:val="24"/>
              </w:rPr>
              <w:t xml:space="preserve"> </w:t>
            </w:r>
            <w:r w:rsidRPr="00866A2B">
              <w:rPr>
                <w:rFonts w:ascii="Courier New" w:eastAsia="Times New Roman" w:hAnsi="Courier New" w:cs="Courier New"/>
                <w:sz w:val="20"/>
              </w:rPr>
              <w:t>[ "Manjeet", "Nikhil", "Shambhavi", "Astha"</w:t>
            </w:r>
            <w:r w:rsidRPr="00866A2B">
              <w:rPr>
                <w:rFonts w:ascii="Times New Roman" w:eastAsia="Times New Roman" w:hAnsi="Times New Roman" w:cs="Times New Roman"/>
                <w:sz w:val="24"/>
                <w:szCs w:val="24"/>
              </w:rPr>
              <w:t xml:space="preserve"> </w:t>
            </w:r>
            <w:r w:rsidRPr="00866A2B">
              <w:rPr>
                <w:rFonts w:ascii="Courier New" w:eastAsia="Times New Roman" w:hAnsi="Courier New" w:cs="Courier New"/>
                <w:sz w:val="20"/>
              </w:rPr>
              <w:t xml:space="preserve">]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roll_no =</w:t>
            </w:r>
            <w:r w:rsidRPr="00866A2B">
              <w:rPr>
                <w:rFonts w:ascii="Times New Roman" w:eastAsia="Times New Roman" w:hAnsi="Times New Roman" w:cs="Times New Roman"/>
                <w:sz w:val="24"/>
                <w:szCs w:val="24"/>
              </w:rPr>
              <w:t xml:space="preserve"> </w:t>
            </w:r>
            <w:r w:rsidRPr="00866A2B">
              <w:rPr>
                <w:rFonts w:ascii="Courier New" w:eastAsia="Times New Roman" w:hAnsi="Courier New" w:cs="Courier New"/>
                <w:sz w:val="20"/>
              </w:rPr>
              <w:t>[ 4, 1, 3, 2</w:t>
            </w:r>
            <w:r w:rsidRPr="00866A2B">
              <w:rPr>
                <w:rFonts w:ascii="Times New Roman" w:eastAsia="Times New Roman" w:hAnsi="Times New Roman" w:cs="Times New Roman"/>
                <w:sz w:val="24"/>
                <w:szCs w:val="24"/>
              </w:rPr>
              <w:t xml:space="preserve"> </w:t>
            </w:r>
            <w:r w:rsidRPr="00866A2B">
              <w:rPr>
                <w:rFonts w:ascii="Courier New" w:eastAsia="Times New Roman" w:hAnsi="Courier New" w:cs="Courier New"/>
                <w:sz w:val="20"/>
              </w:rPr>
              <w:t xml:space="preserve">]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marks =</w:t>
            </w:r>
            <w:r w:rsidRPr="00866A2B">
              <w:rPr>
                <w:rFonts w:ascii="Times New Roman" w:eastAsia="Times New Roman" w:hAnsi="Times New Roman" w:cs="Times New Roman"/>
                <w:sz w:val="24"/>
                <w:szCs w:val="24"/>
              </w:rPr>
              <w:t xml:space="preserve"> </w:t>
            </w:r>
            <w:r w:rsidRPr="00866A2B">
              <w:rPr>
                <w:rFonts w:ascii="Courier New" w:eastAsia="Times New Roman" w:hAnsi="Courier New" w:cs="Courier New"/>
                <w:sz w:val="20"/>
              </w:rPr>
              <w:t>[ 40, 50, 60, 70</w:t>
            </w:r>
            <w:r w:rsidRPr="00866A2B">
              <w:rPr>
                <w:rFonts w:ascii="Times New Roman" w:eastAsia="Times New Roman" w:hAnsi="Times New Roman" w:cs="Times New Roman"/>
                <w:sz w:val="24"/>
                <w:szCs w:val="24"/>
              </w:rPr>
              <w:t xml:space="preserve"> </w:t>
            </w:r>
            <w:r w:rsidRPr="00866A2B">
              <w:rPr>
                <w:rFonts w:ascii="Courier New" w:eastAsia="Times New Roman" w:hAnsi="Courier New" w:cs="Courier New"/>
                <w:sz w:val="20"/>
              </w:rPr>
              <w:t xml:space="preserve">]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 </w:t>
            </w:r>
            <w:r w:rsidRPr="00866A2B">
              <w:rPr>
                <w:rFonts w:ascii="Times New Roman" w:eastAsia="Times New Roman" w:hAnsi="Times New Roman" w:cs="Times New Roman"/>
                <w:sz w:val="24"/>
                <w:szCs w:val="24"/>
              </w:rPr>
              <w:t>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 xml:space="preserve"># using zip() to map values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mapped =</w:t>
            </w:r>
            <w:r w:rsidRPr="00866A2B">
              <w:rPr>
                <w:rFonts w:ascii="Times New Roman" w:eastAsia="Times New Roman" w:hAnsi="Times New Roman" w:cs="Times New Roman"/>
                <w:sz w:val="24"/>
                <w:szCs w:val="24"/>
              </w:rPr>
              <w:t xml:space="preserve"> </w:t>
            </w:r>
            <w:r w:rsidRPr="00866A2B">
              <w:rPr>
                <w:rFonts w:ascii="Courier New" w:eastAsia="Times New Roman" w:hAnsi="Courier New" w:cs="Courier New"/>
                <w:sz w:val="20"/>
              </w:rPr>
              <w:t xml:space="preserve">zip(name, roll_no, marks)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 </w:t>
            </w:r>
            <w:r w:rsidRPr="00866A2B">
              <w:rPr>
                <w:rFonts w:ascii="Times New Roman" w:eastAsia="Times New Roman" w:hAnsi="Times New Roman" w:cs="Times New Roman"/>
                <w:sz w:val="24"/>
                <w:szCs w:val="24"/>
              </w:rPr>
              <w:t>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 xml:space="preserve"># converting values to print as set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mapped =</w:t>
            </w:r>
            <w:r w:rsidRPr="00866A2B">
              <w:rPr>
                <w:rFonts w:ascii="Times New Roman" w:eastAsia="Times New Roman" w:hAnsi="Times New Roman" w:cs="Times New Roman"/>
                <w:sz w:val="24"/>
                <w:szCs w:val="24"/>
              </w:rPr>
              <w:t xml:space="preserve"> </w:t>
            </w:r>
            <w:r w:rsidRPr="00866A2B">
              <w:rPr>
                <w:rFonts w:ascii="Courier New" w:eastAsia="Times New Roman" w:hAnsi="Courier New" w:cs="Courier New"/>
                <w:sz w:val="20"/>
              </w:rPr>
              <w:t xml:space="preserve">set(mapped)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lastRenderedPageBreak/>
              <w:t> </w:t>
            </w:r>
            <w:r w:rsidRPr="00866A2B">
              <w:rPr>
                <w:rFonts w:ascii="Times New Roman" w:eastAsia="Times New Roman" w:hAnsi="Times New Roman" w:cs="Times New Roman"/>
                <w:sz w:val="24"/>
                <w:szCs w:val="24"/>
              </w:rPr>
              <w:t>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 xml:space="preserve"># printing resultant values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print</w:t>
            </w:r>
            <w:r w:rsidRPr="00866A2B">
              <w:rPr>
                <w:rFonts w:ascii="Times New Roman" w:eastAsia="Times New Roman" w:hAnsi="Times New Roman" w:cs="Times New Roman"/>
                <w:sz w:val="24"/>
                <w:szCs w:val="24"/>
              </w:rPr>
              <w:t xml:space="preserve"> </w:t>
            </w:r>
            <w:r w:rsidRPr="00866A2B">
              <w:rPr>
                <w:rFonts w:ascii="Courier New" w:eastAsia="Times New Roman" w:hAnsi="Courier New" w:cs="Courier New"/>
                <w:sz w:val="20"/>
              </w:rPr>
              <w:t xml:space="preserve">("The zipped result is : ",end="")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print</w:t>
            </w:r>
            <w:r w:rsidRPr="00866A2B">
              <w:rPr>
                <w:rFonts w:ascii="Times New Roman" w:eastAsia="Times New Roman" w:hAnsi="Times New Roman" w:cs="Times New Roman"/>
                <w:sz w:val="24"/>
                <w:szCs w:val="24"/>
              </w:rPr>
              <w:t xml:space="preserve"> </w:t>
            </w:r>
            <w:r w:rsidRPr="00866A2B">
              <w:rPr>
                <w:rFonts w:ascii="Courier New" w:eastAsia="Times New Roman" w:hAnsi="Courier New" w:cs="Courier New"/>
                <w:sz w:val="20"/>
              </w:rPr>
              <w:t xml:space="preserve">(mapped) </w:t>
            </w:r>
          </w:p>
        </w:tc>
      </w:tr>
    </w:tbl>
    <w:p w:rsidR="00866A2B" w:rsidRPr="00866A2B" w:rsidRDefault="00866A2B" w:rsidP="00866A2B">
      <w:pPr>
        <w:spacing w:after="150" w:line="240" w:lineRule="auto"/>
        <w:textAlignment w:val="baseline"/>
        <w:rPr>
          <w:rFonts w:ascii="Arial" w:eastAsia="Times New Roman" w:hAnsi="Arial" w:cs="Arial"/>
          <w:sz w:val="24"/>
          <w:szCs w:val="24"/>
        </w:rPr>
      </w:pPr>
      <w:r w:rsidRPr="00866A2B">
        <w:rPr>
          <w:rFonts w:ascii="Arial" w:eastAsia="Times New Roman" w:hAnsi="Arial" w:cs="Arial"/>
          <w:sz w:val="24"/>
          <w:szCs w:val="24"/>
        </w:rPr>
        <w:lastRenderedPageBreak/>
        <w:t>Output:</w:t>
      </w:r>
    </w:p>
    <w:p w:rsidR="00866A2B" w:rsidRPr="00866A2B" w:rsidRDefault="00866A2B" w:rsidP="00866A2B">
      <w:pPr>
        <w:spacing w:after="0" w:line="285" w:lineRule="atLeast"/>
        <w:jc w:val="both"/>
        <w:textAlignment w:val="baseline"/>
        <w:rPr>
          <w:ins w:id="0" w:author="Unknown"/>
          <w:rFonts w:ascii="Arial" w:eastAsia="Times New Roman" w:hAnsi="Arial" w:cs="Arial"/>
          <w:sz w:val="24"/>
          <w:szCs w:val="24"/>
        </w:rPr>
      </w:pPr>
      <w:ins w:id="1" w:author="Unknown">
        <w:r w:rsidRPr="00866A2B">
          <w:rPr>
            <w:rFonts w:ascii="Arial" w:eastAsia="Times New Roman" w:hAnsi="Arial" w:cs="Arial"/>
            <w:sz w:val="24"/>
            <w:szCs w:val="24"/>
          </w:rPr>
          <w:br/>
        </w:r>
        <w:r w:rsidRPr="00866A2B">
          <w:rPr>
            <w:rFonts w:ascii="Arial" w:eastAsia="Times New Roman" w:hAnsi="Arial" w:cs="Arial"/>
            <w:sz w:val="24"/>
            <w:szCs w:val="24"/>
          </w:rPr>
          <w:br/>
        </w:r>
      </w:ins>
    </w:p>
    <w:p w:rsidR="00866A2B" w:rsidRPr="00866A2B" w:rsidRDefault="00866A2B" w:rsidP="00866A2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ins w:id="2" w:author="Unknown"/>
          <w:rFonts w:ascii="Consolas" w:eastAsia="Times New Roman" w:hAnsi="Consolas" w:cs="Consolas"/>
          <w:sz w:val="23"/>
          <w:szCs w:val="23"/>
        </w:rPr>
      </w:pPr>
      <w:ins w:id="3" w:author="Unknown">
        <w:r w:rsidRPr="00866A2B">
          <w:rPr>
            <w:rFonts w:ascii="Consolas" w:eastAsia="Times New Roman" w:hAnsi="Consolas" w:cs="Consolas"/>
            <w:sz w:val="23"/>
            <w:szCs w:val="23"/>
          </w:rPr>
          <w:t>The zipped result is : {('Shambhavi', 3, 60), ('Astha', 2, 70),</w:t>
        </w:r>
      </w:ins>
    </w:p>
    <w:p w:rsidR="00866A2B" w:rsidRPr="00866A2B" w:rsidRDefault="00866A2B" w:rsidP="00866A2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ins w:id="4" w:author="Unknown"/>
          <w:rFonts w:ascii="Consolas" w:eastAsia="Times New Roman" w:hAnsi="Consolas" w:cs="Consolas"/>
          <w:sz w:val="23"/>
          <w:szCs w:val="23"/>
        </w:rPr>
      </w:pPr>
      <w:ins w:id="5" w:author="Unknown">
        <w:r w:rsidRPr="00866A2B">
          <w:rPr>
            <w:rFonts w:ascii="Consolas" w:eastAsia="Times New Roman" w:hAnsi="Consolas" w:cs="Consolas"/>
            <w:sz w:val="23"/>
            <w:szCs w:val="23"/>
          </w:rPr>
          <w:t>('Manjeet', 4, 40), ('Nikhil', 1, 50)}</w:t>
        </w:r>
      </w:ins>
    </w:p>
    <w:p w:rsidR="00866A2B" w:rsidRPr="00866A2B" w:rsidRDefault="00866A2B" w:rsidP="00866A2B">
      <w:pPr>
        <w:spacing w:after="0" w:line="240" w:lineRule="auto"/>
        <w:textAlignment w:val="baseline"/>
        <w:rPr>
          <w:ins w:id="6" w:author="Unknown"/>
          <w:rFonts w:ascii="Arial" w:eastAsia="Times New Roman" w:hAnsi="Arial" w:cs="Arial"/>
          <w:sz w:val="24"/>
          <w:szCs w:val="24"/>
        </w:rPr>
      </w:pPr>
      <w:ins w:id="7" w:author="Unknown">
        <w:r w:rsidRPr="00866A2B">
          <w:rPr>
            <w:rFonts w:ascii="Arial" w:eastAsia="Times New Roman" w:hAnsi="Arial" w:cs="Arial"/>
            <w:b/>
            <w:bCs/>
            <w:sz w:val="24"/>
            <w:szCs w:val="24"/>
          </w:rPr>
          <w:t>How to unzip?</w:t>
        </w:r>
        <w:r w:rsidRPr="00866A2B">
          <w:rPr>
            <w:rFonts w:ascii="Arial" w:eastAsia="Times New Roman" w:hAnsi="Arial" w:cs="Arial"/>
            <w:sz w:val="24"/>
            <w:szCs w:val="24"/>
          </w:rPr>
          <w:br/>
          <w:t>Unzipping means converting the zipped values back to the individual self as they were. This is done with the help of “</w:t>
        </w:r>
        <w:r w:rsidRPr="00866A2B">
          <w:rPr>
            <w:rFonts w:ascii="Arial" w:eastAsia="Times New Roman" w:hAnsi="Arial" w:cs="Arial"/>
            <w:b/>
            <w:bCs/>
            <w:sz w:val="24"/>
            <w:szCs w:val="24"/>
          </w:rPr>
          <w:t>*</w:t>
        </w:r>
        <w:r w:rsidRPr="00866A2B">
          <w:rPr>
            <w:rFonts w:ascii="Arial" w:eastAsia="Times New Roman" w:hAnsi="Arial" w:cs="Arial"/>
            <w:sz w:val="24"/>
            <w:szCs w:val="24"/>
          </w:rPr>
          <w:t>” operator.</w:t>
        </w:r>
      </w:ins>
    </w:p>
    <w:tbl>
      <w:tblPr>
        <w:tblW w:w="9000" w:type="dxa"/>
        <w:tblCellMar>
          <w:left w:w="0" w:type="dxa"/>
          <w:right w:w="0" w:type="dxa"/>
        </w:tblCellMar>
        <w:tblLook w:val="04A0"/>
      </w:tblPr>
      <w:tblGrid>
        <w:gridCol w:w="9000"/>
      </w:tblGrid>
      <w:tr w:rsidR="00866A2B" w:rsidRPr="00866A2B" w:rsidTr="00866A2B">
        <w:tc>
          <w:tcPr>
            <w:tcW w:w="9000" w:type="dxa"/>
            <w:vAlign w:val="center"/>
            <w:hideMark/>
          </w:tcPr>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 xml:space="preserve"># Python code to demonstrate the working of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 xml:space="preserve"># unzip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 </w:t>
            </w:r>
            <w:r w:rsidRPr="00866A2B">
              <w:rPr>
                <w:rFonts w:ascii="Times New Roman" w:eastAsia="Times New Roman" w:hAnsi="Times New Roman" w:cs="Times New Roman"/>
                <w:sz w:val="24"/>
                <w:szCs w:val="24"/>
              </w:rPr>
              <w:t>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 xml:space="preserve"># initializing lists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 </w:t>
            </w:r>
            <w:r w:rsidRPr="00866A2B">
              <w:rPr>
                <w:rFonts w:ascii="Times New Roman" w:eastAsia="Times New Roman" w:hAnsi="Times New Roman" w:cs="Times New Roman"/>
                <w:sz w:val="24"/>
                <w:szCs w:val="24"/>
              </w:rPr>
              <w:t>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name =</w:t>
            </w:r>
            <w:r w:rsidRPr="00866A2B">
              <w:rPr>
                <w:rFonts w:ascii="Times New Roman" w:eastAsia="Times New Roman" w:hAnsi="Times New Roman" w:cs="Times New Roman"/>
                <w:sz w:val="24"/>
                <w:szCs w:val="24"/>
              </w:rPr>
              <w:t xml:space="preserve"> </w:t>
            </w:r>
            <w:r w:rsidRPr="00866A2B">
              <w:rPr>
                <w:rFonts w:ascii="Courier New" w:eastAsia="Times New Roman" w:hAnsi="Courier New" w:cs="Courier New"/>
                <w:sz w:val="20"/>
              </w:rPr>
              <w:t>[ "Manjeet", "Nikhil", "Shambhavi", "Astha"</w:t>
            </w:r>
            <w:r w:rsidRPr="00866A2B">
              <w:rPr>
                <w:rFonts w:ascii="Times New Roman" w:eastAsia="Times New Roman" w:hAnsi="Times New Roman" w:cs="Times New Roman"/>
                <w:sz w:val="24"/>
                <w:szCs w:val="24"/>
              </w:rPr>
              <w:t xml:space="preserve"> </w:t>
            </w:r>
            <w:r w:rsidRPr="00866A2B">
              <w:rPr>
                <w:rFonts w:ascii="Courier New" w:eastAsia="Times New Roman" w:hAnsi="Courier New" w:cs="Courier New"/>
                <w:sz w:val="20"/>
              </w:rPr>
              <w:t xml:space="preserve">]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roll_no =</w:t>
            </w:r>
            <w:r w:rsidRPr="00866A2B">
              <w:rPr>
                <w:rFonts w:ascii="Times New Roman" w:eastAsia="Times New Roman" w:hAnsi="Times New Roman" w:cs="Times New Roman"/>
                <w:sz w:val="24"/>
                <w:szCs w:val="24"/>
              </w:rPr>
              <w:t xml:space="preserve"> </w:t>
            </w:r>
            <w:r w:rsidRPr="00866A2B">
              <w:rPr>
                <w:rFonts w:ascii="Courier New" w:eastAsia="Times New Roman" w:hAnsi="Courier New" w:cs="Courier New"/>
                <w:sz w:val="20"/>
              </w:rPr>
              <w:t>[ 4, 1, 3, 2</w:t>
            </w:r>
            <w:r w:rsidRPr="00866A2B">
              <w:rPr>
                <w:rFonts w:ascii="Times New Roman" w:eastAsia="Times New Roman" w:hAnsi="Times New Roman" w:cs="Times New Roman"/>
                <w:sz w:val="24"/>
                <w:szCs w:val="24"/>
              </w:rPr>
              <w:t xml:space="preserve"> </w:t>
            </w:r>
            <w:r w:rsidRPr="00866A2B">
              <w:rPr>
                <w:rFonts w:ascii="Courier New" w:eastAsia="Times New Roman" w:hAnsi="Courier New" w:cs="Courier New"/>
                <w:sz w:val="20"/>
              </w:rPr>
              <w:t xml:space="preserve">]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marks =</w:t>
            </w:r>
            <w:r w:rsidRPr="00866A2B">
              <w:rPr>
                <w:rFonts w:ascii="Times New Roman" w:eastAsia="Times New Roman" w:hAnsi="Times New Roman" w:cs="Times New Roman"/>
                <w:sz w:val="24"/>
                <w:szCs w:val="24"/>
              </w:rPr>
              <w:t xml:space="preserve"> </w:t>
            </w:r>
            <w:r w:rsidRPr="00866A2B">
              <w:rPr>
                <w:rFonts w:ascii="Courier New" w:eastAsia="Times New Roman" w:hAnsi="Courier New" w:cs="Courier New"/>
                <w:sz w:val="20"/>
              </w:rPr>
              <w:t>[ 40, 50, 60, 70</w:t>
            </w:r>
            <w:r w:rsidRPr="00866A2B">
              <w:rPr>
                <w:rFonts w:ascii="Times New Roman" w:eastAsia="Times New Roman" w:hAnsi="Times New Roman" w:cs="Times New Roman"/>
                <w:sz w:val="24"/>
                <w:szCs w:val="24"/>
              </w:rPr>
              <w:t xml:space="preserve"> </w:t>
            </w:r>
            <w:r w:rsidRPr="00866A2B">
              <w:rPr>
                <w:rFonts w:ascii="Courier New" w:eastAsia="Times New Roman" w:hAnsi="Courier New" w:cs="Courier New"/>
                <w:sz w:val="20"/>
              </w:rPr>
              <w:t xml:space="preserve">]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 </w:t>
            </w:r>
            <w:r w:rsidRPr="00866A2B">
              <w:rPr>
                <w:rFonts w:ascii="Times New Roman" w:eastAsia="Times New Roman" w:hAnsi="Times New Roman" w:cs="Times New Roman"/>
                <w:sz w:val="24"/>
                <w:szCs w:val="24"/>
              </w:rPr>
              <w:t>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 xml:space="preserve"># using zip() to map values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mapped =</w:t>
            </w:r>
            <w:r w:rsidRPr="00866A2B">
              <w:rPr>
                <w:rFonts w:ascii="Times New Roman" w:eastAsia="Times New Roman" w:hAnsi="Times New Roman" w:cs="Times New Roman"/>
                <w:sz w:val="24"/>
                <w:szCs w:val="24"/>
              </w:rPr>
              <w:t xml:space="preserve"> </w:t>
            </w:r>
            <w:r w:rsidRPr="00866A2B">
              <w:rPr>
                <w:rFonts w:ascii="Courier New" w:eastAsia="Times New Roman" w:hAnsi="Courier New" w:cs="Courier New"/>
                <w:sz w:val="20"/>
              </w:rPr>
              <w:t xml:space="preserve">zip(name, roll_no, marks)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 </w:t>
            </w:r>
            <w:r w:rsidRPr="00866A2B">
              <w:rPr>
                <w:rFonts w:ascii="Times New Roman" w:eastAsia="Times New Roman" w:hAnsi="Times New Roman" w:cs="Times New Roman"/>
                <w:sz w:val="24"/>
                <w:szCs w:val="24"/>
              </w:rPr>
              <w:t>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 xml:space="preserve"># converting values to print as list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mapped =</w:t>
            </w:r>
            <w:r w:rsidRPr="00866A2B">
              <w:rPr>
                <w:rFonts w:ascii="Times New Roman" w:eastAsia="Times New Roman" w:hAnsi="Times New Roman" w:cs="Times New Roman"/>
                <w:sz w:val="24"/>
                <w:szCs w:val="24"/>
              </w:rPr>
              <w:t xml:space="preserve"> </w:t>
            </w:r>
            <w:r w:rsidRPr="00866A2B">
              <w:rPr>
                <w:rFonts w:ascii="Courier New" w:eastAsia="Times New Roman" w:hAnsi="Courier New" w:cs="Courier New"/>
                <w:sz w:val="20"/>
              </w:rPr>
              <w:t xml:space="preserve">list(mapped)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 </w:t>
            </w:r>
            <w:r w:rsidRPr="00866A2B">
              <w:rPr>
                <w:rFonts w:ascii="Times New Roman" w:eastAsia="Times New Roman" w:hAnsi="Times New Roman" w:cs="Times New Roman"/>
                <w:sz w:val="24"/>
                <w:szCs w:val="24"/>
              </w:rPr>
              <w:t>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 xml:space="preserve"># printing resultant values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print</w:t>
            </w:r>
            <w:r w:rsidRPr="00866A2B">
              <w:rPr>
                <w:rFonts w:ascii="Times New Roman" w:eastAsia="Times New Roman" w:hAnsi="Times New Roman" w:cs="Times New Roman"/>
                <w:sz w:val="24"/>
                <w:szCs w:val="24"/>
              </w:rPr>
              <w:t xml:space="preserve"> </w:t>
            </w:r>
            <w:r w:rsidRPr="00866A2B">
              <w:rPr>
                <w:rFonts w:ascii="Courier New" w:eastAsia="Times New Roman" w:hAnsi="Courier New" w:cs="Courier New"/>
                <w:sz w:val="20"/>
              </w:rPr>
              <w:t xml:space="preserve">("The zipped result is : ",end="")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print</w:t>
            </w:r>
            <w:r w:rsidRPr="00866A2B">
              <w:rPr>
                <w:rFonts w:ascii="Times New Roman" w:eastAsia="Times New Roman" w:hAnsi="Times New Roman" w:cs="Times New Roman"/>
                <w:sz w:val="24"/>
                <w:szCs w:val="24"/>
              </w:rPr>
              <w:t xml:space="preserve"> </w:t>
            </w:r>
            <w:r w:rsidRPr="00866A2B">
              <w:rPr>
                <w:rFonts w:ascii="Courier New" w:eastAsia="Times New Roman" w:hAnsi="Courier New" w:cs="Courier New"/>
                <w:sz w:val="20"/>
              </w:rPr>
              <w:t xml:space="preserve">(mapped)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 </w:t>
            </w:r>
            <w:r w:rsidRPr="00866A2B">
              <w:rPr>
                <w:rFonts w:ascii="Times New Roman" w:eastAsia="Times New Roman" w:hAnsi="Times New Roman" w:cs="Times New Roman"/>
                <w:sz w:val="24"/>
                <w:szCs w:val="24"/>
              </w:rPr>
              <w:t>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 xml:space="preserve">print("\n")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 </w:t>
            </w:r>
            <w:r w:rsidRPr="00866A2B">
              <w:rPr>
                <w:rFonts w:ascii="Times New Roman" w:eastAsia="Times New Roman" w:hAnsi="Times New Roman" w:cs="Times New Roman"/>
                <w:sz w:val="24"/>
                <w:szCs w:val="24"/>
              </w:rPr>
              <w:t>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 xml:space="preserve"># unzipping values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namz, roll_noz, marksz =</w:t>
            </w:r>
            <w:r w:rsidRPr="00866A2B">
              <w:rPr>
                <w:rFonts w:ascii="Times New Roman" w:eastAsia="Times New Roman" w:hAnsi="Times New Roman" w:cs="Times New Roman"/>
                <w:sz w:val="24"/>
                <w:szCs w:val="24"/>
              </w:rPr>
              <w:t xml:space="preserve"> </w:t>
            </w:r>
            <w:r w:rsidRPr="00866A2B">
              <w:rPr>
                <w:rFonts w:ascii="Courier New" w:eastAsia="Times New Roman" w:hAnsi="Courier New" w:cs="Courier New"/>
                <w:sz w:val="20"/>
              </w:rPr>
              <w:t xml:space="preserve">zip(*mapped)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 </w:t>
            </w:r>
            <w:r w:rsidRPr="00866A2B">
              <w:rPr>
                <w:rFonts w:ascii="Times New Roman" w:eastAsia="Times New Roman" w:hAnsi="Times New Roman" w:cs="Times New Roman"/>
                <w:sz w:val="24"/>
                <w:szCs w:val="24"/>
              </w:rPr>
              <w:t>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print</w:t>
            </w:r>
            <w:r w:rsidRPr="00866A2B">
              <w:rPr>
                <w:rFonts w:ascii="Times New Roman" w:eastAsia="Times New Roman" w:hAnsi="Times New Roman" w:cs="Times New Roman"/>
                <w:sz w:val="24"/>
                <w:szCs w:val="24"/>
              </w:rPr>
              <w:t xml:space="preserve"> </w:t>
            </w:r>
            <w:r w:rsidRPr="00866A2B">
              <w:rPr>
                <w:rFonts w:ascii="Courier New" w:eastAsia="Times New Roman" w:hAnsi="Courier New" w:cs="Courier New"/>
                <w:sz w:val="20"/>
              </w:rPr>
              <w:t xml:space="preserve">("The unzipped result: \n",end="")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 </w:t>
            </w:r>
            <w:r w:rsidRPr="00866A2B">
              <w:rPr>
                <w:rFonts w:ascii="Times New Roman" w:eastAsia="Times New Roman" w:hAnsi="Times New Roman" w:cs="Times New Roman"/>
                <w:sz w:val="24"/>
                <w:szCs w:val="24"/>
              </w:rPr>
              <w:t>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 xml:space="preserve"># printing initial lists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print</w:t>
            </w:r>
            <w:r w:rsidRPr="00866A2B">
              <w:rPr>
                <w:rFonts w:ascii="Times New Roman" w:eastAsia="Times New Roman" w:hAnsi="Times New Roman" w:cs="Times New Roman"/>
                <w:sz w:val="24"/>
                <w:szCs w:val="24"/>
              </w:rPr>
              <w:t xml:space="preserve"> </w:t>
            </w:r>
            <w:r w:rsidRPr="00866A2B">
              <w:rPr>
                <w:rFonts w:ascii="Courier New" w:eastAsia="Times New Roman" w:hAnsi="Courier New" w:cs="Courier New"/>
                <w:sz w:val="20"/>
              </w:rPr>
              <w:t xml:space="preserve">("The name list is : ",end="")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print</w:t>
            </w:r>
            <w:r w:rsidRPr="00866A2B">
              <w:rPr>
                <w:rFonts w:ascii="Times New Roman" w:eastAsia="Times New Roman" w:hAnsi="Times New Roman" w:cs="Times New Roman"/>
                <w:sz w:val="24"/>
                <w:szCs w:val="24"/>
              </w:rPr>
              <w:t xml:space="preserve"> </w:t>
            </w:r>
            <w:r w:rsidRPr="00866A2B">
              <w:rPr>
                <w:rFonts w:ascii="Courier New" w:eastAsia="Times New Roman" w:hAnsi="Courier New" w:cs="Courier New"/>
                <w:sz w:val="20"/>
              </w:rPr>
              <w:t xml:space="preserve">(namz)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 </w:t>
            </w:r>
            <w:r w:rsidRPr="00866A2B">
              <w:rPr>
                <w:rFonts w:ascii="Times New Roman" w:eastAsia="Times New Roman" w:hAnsi="Times New Roman" w:cs="Times New Roman"/>
                <w:sz w:val="24"/>
                <w:szCs w:val="24"/>
              </w:rPr>
              <w:t>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print</w:t>
            </w:r>
            <w:r w:rsidRPr="00866A2B">
              <w:rPr>
                <w:rFonts w:ascii="Times New Roman" w:eastAsia="Times New Roman" w:hAnsi="Times New Roman" w:cs="Times New Roman"/>
                <w:sz w:val="24"/>
                <w:szCs w:val="24"/>
              </w:rPr>
              <w:t xml:space="preserve"> </w:t>
            </w:r>
            <w:r w:rsidRPr="00866A2B">
              <w:rPr>
                <w:rFonts w:ascii="Courier New" w:eastAsia="Times New Roman" w:hAnsi="Courier New" w:cs="Courier New"/>
                <w:sz w:val="20"/>
              </w:rPr>
              <w:t xml:space="preserve">("The roll_no list is : ",end="")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print</w:t>
            </w:r>
            <w:r w:rsidRPr="00866A2B">
              <w:rPr>
                <w:rFonts w:ascii="Times New Roman" w:eastAsia="Times New Roman" w:hAnsi="Times New Roman" w:cs="Times New Roman"/>
                <w:sz w:val="24"/>
                <w:szCs w:val="24"/>
              </w:rPr>
              <w:t xml:space="preserve"> </w:t>
            </w:r>
            <w:r w:rsidRPr="00866A2B">
              <w:rPr>
                <w:rFonts w:ascii="Courier New" w:eastAsia="Times New Roman" w:hAnsi="Courier New" w:cs="Courier New"/>
                <w:sz w:val="20"/>
              </w:rPr>
              <w:t xml:space="preserve">(roll_noz)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 </w:t>
            </w:r>
            <w:r w:rsidRPr="00866A2B">
              <w:rPr>
                <w:rFonts w:ascii="Times New Roman" w:eastAsia="Times New Roman" w:hAnsi="Times New Roman" w:cs="Times New Roman"/>
                <w:sz w:val="24"/>
                <w:szCs w:val="24"/>
              </w:rPr>
              <w:t>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print</w:t>
            </w:r>
            <w:r w:rsidRPr="00866A2B">
              <w:rPr>
                <w:rFonts w:ascii="Times New Roman" w:eastAsia="Times New Roman" w:hAnsi="Times New Roman" w:cs="Times New Roman"/>
                <w:sz w:val="24"/>
                <w:szCs w:val="24"/>
              </w:rPr>
              <w:t xml:space="preserve"> </w:t>
            </w:r>
            <w:r w:rsidRPr="00866A2B">
              <w:rPr>
                <w:rFonts w:ascii="Courier New" w:eastAsia="Times New Roman" w:hAnsi="Courier New" w:cs="Courier New"/>
                <w:sz w:val="20"/>
              </w:rPr>
              <w:t xml:space="preserve">("The marks list is : ",end="")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print</w:t>
            </w:r>
            <w:r w:rsidRPr="00866A2B">
              <w:rPr>
                <w:rFonts w:ascii="Times New Roman" w:eastAsia="Times New Roman" w:hAnsi="Times New Roman" w:cs="Times New Roman"/>
                <w:sz w:val="24"/>
                <w:szCs w:val="24"/>
              </w:rPr>
              <w:t xml:space="preserve"> </w:t>
            </w:r>
            <w:r w:rsidRPr="00866A2B">
              <w:rPr>
                <w:rFonts w:ascii="Courier New" w:eastAsia="Times New Roman" w:hAnsi="Courier New" w:cs="Courier New"/>
                <w:sz w:val="20"/>
              </w:rPr>
              <w:t xml:space="preserve">(marksz) </w:t>
            </w:r>
          </w:p>
        </w:tc>
      </w:tr>
    </w:tbl>
    <w:p w:rsidR="00866A2B" w:rsidRPr="00866A2B" w:rsidRDefault="00866A2B" w:rsidP="00866A2B">
      <w:pPr>
        <w:spacing w:after="150" w:line="240" w:lineRule="auto"/>
        <w:textAlignment w:val="baseline"/>
        <w:rPr>
          <w:ins w:id="8" w:author="Unknown"/>
          <w:rFonts w:ascii="Arial" w:eastAsia="Times New Roman" w:hAnsi="Arial" w:cs="Arial"/>
          <w:sz w:val="24"/>
          <w:szCs w:val="24"/>
        </w:rPr>
      </w:pPr>
      <w:ins w:id="9" w:author="Unknown">
        <w:r w:rsidRPr="00866A2B">
          <w:rPr>
            <w:rFonts w:ascii="Arial" w:eastAsia="Times New Roman" w:hAnsi="Arial" w:cs="Arial"/>
            <w:sz w:val="24"/>
            <w:szCs w:val="24"/>
          </w:rPr>
          <w:t>Output:</w:t>
        </w:r>
      </w:ins>
    </w:p>
    <w:p w:rsidR="00866A2B" w:rsidRPr="00866A2B" w:rsidRDefault="00866A2B" w:rsidP="00866A2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ins w:id="10" w:author="Unknown"/>
          <w:rFonts w:ascii="Consolas" w:eastAsia="Times New Roman" w:hAnsi="Consolas" w:cs="Consolas"/>
          <w:sz w:val="23"/>
          <w:szCs w:val="23"/>
        </w:rPr>
      </w:pPr>
      <w:ins w:id="11" w:author="Unknown">
        <w:r w:rsidRPr="00866A2B">
          <w:rPr>
            <w:rFonts w:ascii="Consolas" w:eastAsia="Times New Roman" w:hAnsi="Consolas" w:cs="Consolas"/>
            <w:sz w:val="23"/>
            <w:szCs w:val="23"/>
          </w:rPr>
          <w:lastRenderedPageBreak/>
          <w:t xml:space="preserve">The zipped result is : [('Manjeet', 4, 40), ('Nikhil', 1, 50), </w:t>
        </w:r>
      </w:ins>
    </w:p>
    <w:p w:rsidR="00866A2B" w:rsidRPr="00866A2B" w:rsidRDefault="00866A2B" w:rsidP="00866A2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ins w:id="12" w:author="Unknown"/>
          <w:rFonts w:ascii="Consolas" w:eastAsia="Times New Roman" w:hAnsi="Consolas" w:cs="Consolas"/>
          <w:sz w:val="23"/>
          <w:szCs w:val="23"/>
        </w:rPr>
      </w:pPr>
      <w:ins w:id="13" w:author="Unknown">
        <w:r w:rsidRPr="00866A2B">
          <w:rPr>
            <w:rFonts w:ascii="Consolas" w:eastAsia="Times New Roman" w:hAnsi="Consolas" w:cs="Consolas"/>
            <w:sz w:val="23"/>
            <w:szCs w:val="23"/>
          </w:rPr>
          <w:t>('Shambhavi', 3, 60), ('Astha', 2, 70)]</w:t>
        </w:r>
      </w:ins>
    </w:p>
    <w:p w:rsidR="00866A2B" w:rsidRPr="00866A2B" w:rsidRDefault="00866A2B" w:rsidP="00866A2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ins w:id="14" w:author="Unknown"/>
          <w:rFonts w:ascii="Consolas" w:eastAsia="Times New Roman" w:hAnsi="Consolas" w:cs="Consolas"/>
          <w:sz w:val="23"/>
          <w:szCs w:val="23"/>
        </w:rPr>
      </w:pPr>
    </w:p>
    <w:p w:rsidR="00866A2B" w:rsidRPr="00866A2B" w:rsidRDefault="00866A2B" w:rsidP="00866A2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ins w:id="15" w:author="Unknown"/>
          <w:rFonts w:ascii="Consolas" w:eastAsia="Times New Roman" w:hAnsi="Consolas" w:cs="Consolas"/>
          <w:sz w:val="23"/>
          <w:szCs w:val="23"/>
        </w:rPr>
      </w:pPr>
    </w:p>
    <w:p w:rsidR="00866A2B" w:rsidRPr="00866A2B" w:rsidRDefault="00866A2B" w:rsidP="00866A2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ins w:id="16" w:author="Unknown"/>
          <w:rFonts w:ascii="Consolas" w:eastAsia="Times New Roman" w:hAnsi="Consolas" w:cs="Consolas"/>
          <w:sz w:val="23"/>
          <w:szCs w:val="23"/>
        </w:rPr>
      </w:pPr>
      <w:ins w:id="17" w:author="Unknown">
        <w:r w:rsidRPr="00866A2B">
          <w:rPr>
            <w:rFonts w:ascii="Consolas" w:eastAsia="Times New Roman" w:hAnsi="Consolas" w:cs="Consolas"/>
            <w:sz w:val="23"/>
            <w:szCs w:val="23"/>
          </w:rPr>
          <w:t xml:space="preserve">The unzipped result: </w:t>
        </w:r>
      </w:ins>
    </w:p>
    <w:p w:rsidR="00866A2B" w:rsidRPr="00866A2B" w:rsidRDefault="00866A2B" w:rsidP="00866A2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ins w:id="18" w:author="Unknown"/>
          <w:rFonts w:ascii="Consolas" w:eastAsia="Times New Roman" w:hAnsi="Consolas" w:cs="Consolas"/>
          <w:sz w:val="23"/>
          <w:szCs w:val="23"/>
        </w:rPr>
      </w:pPr>
      <w:ins w:id="19" w:author="Unknown">
        <w:r w:rsidRPr="00866A2B">
          <w:rPr>
            <w:rFonts w:ascii="Consolas" w:eastAsia="Times New Roman" w:hAnsi="Consolas" w:cs="Consolas"/>
            <w:sz w:val="23"/>
            <w:szCs w:val="23"/>
          </w:rPr>
          <w:t>The name list is : ('Manjeet', 'Nikhil', 'Shambhavi', 'Astha')</w:t>
        </w:r>
      </w:ins>
    </w:p>
    <w:p w:rsidR="00866A2B" w:rsidRPr="00866A2B" w:rsidRDefault="00866A2B" w:rsidP="00866A2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ins w:id="20" w:author="Unknown"/>
          <w:rFonts w:ascii="Consolas" w:eastAsia="Times New Roman" w:hAnsi="Consolas" w:cs="Consolas"/>
          <w:sz w:val="23"/>
          <w:szCs w:val="23"/>
        </w:rPr>
      </w:pPr>
      <w:ins w:id="21" w:author="Unknown">
        <w:r w:rsidRPr="00866A2B">
          <w:rPr>
            <w:rFonts w:ascii="Consolas" w:eastAsia="Times New Roman" w:hAnsi="Consolas" w:cs="Consolas"/>
            <w:sz w:val="23"/>
            <w:szCs w:val="23"/>
          </w:rPr>
          <w:t>The roll_no list is : (4, 1, 3, 2)</w:t>
        </w:r>
      </w:ins>
    </w:p>
    <w:p w:rsidR="00866A2B" w:rsidRPr="00866A2B" w:rsidRDefault="00866A2B" w:rsidP="00866A2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ins w:id="22" w:author="Unknown"/>
          <w:rFonts w:ascii="Consolas" w:eastAsia="Times New Roman" w:hAnsi="Consolas" w:cs="Consolas"/>
          <w:sz w:val="23"/>
          <w:szCs w:val="23"/>
        </w:rPr>
      </w:pPr>
      <w:ins w:id="23" w:author="Unknown">
        <w:r w:rsidRPr="00866A2B">
          <w:rPr>
            <w:rFonts w:ascii="Consolas" w:eastAsia="Times New Roman" w:hAnsi="Consolas" w:cs="Consolas"/>
            <w:sz w:val="23"/>
            <w:szCs w:val="23"/>
          </w:rPr>
          <w:t>The marks list is : (40, 50, 60, 70)</w:t>
        </w:r>
      </w:ins>
    </w:p>
    <w:p w:rsidR="00866A2B" w:rsidRPr="00866A2B" w:rsidRDefault="00866A2B" w:rsidP="00866A2B">
      <w:pPr>
        <w:spacing w:after="0" w:line="240" w:lineRule="auto"/>
        <w:textAlignment w:val="baseline"/>
        <w:rPr>
          <w:ins w:id="24" w:author="Unknown"/>
          <w:rFonts w:ascii="Arial" w:eastAsia="Times New Roman" w:hAnsi="Arial" w:cs="Arial"/>
          <w:sz w:val="24"/>
          <w:szCs w:val="24"/>
        </w:rPr>
      </w:pPr>
      <w:ins w:id="25" w:author="Unknown">
        <w:r w:rsidRPr="00866A2B">
          <w:rPr>
            <w:rFonts w:ascii="Arial" w:eastAsia="Times New Roman" w:hAnsi="Arial" w:cs="Arial"/>
            <w:b/>
            <w:bCs/>
            <w:sz w:val="24"/>
            <w:szCs w:val="24"/>
          </w:rPr>
          <w:t>Practical Applications :</w:t>
        </w:r>
        <w:r w:rsidRPr="00866A2B">
          <w:rPr>
            <w:rFonts w:ascii="Arial" w:eastAsia="Times New Roman" w:hAnsi="Arial" w:cs="Arial"/>
            <w:sz w:val="24"/>
            <w:szCs w:val="24"/>
          </w:rPr>
          <w:t> There are many possible applications that can be said to be exected using zip, be it </w:t>
        </w:r>
        <w:r w:rsidRPr="00866A2B">
          <w:rPr>
            <w:rFonts w:ascii="Arial" w:eastAsia="Times New Roman" w:hAnsi="Arial" w:cs="Arial"/>
            <w:b/>
            <w:bCs/>
            <w:sz w:val="24"/>
            <w:szCs w:val="24"/>
          </w:rPr>
          <w:t>student database or scorecard</w:t>
        </w:r>
        <w:r w:rsidRPr="00866A2B">
          <w:rPr>
            <w:rFonts w:ascii="Arial" w:eastAsia="Times New Roman" w:hAnsi="Arial" w:cs="Arial"/>
            <w:sz w:val="24"/>
            <w:szCs w:val="24"/>
          </w:rPr>
          <w:t> or any other utility that requires mapping of groups. A small example of scorecard is demonstrated below.</w:t>
        </w:r>
      </w:ins>
    </w:p>
    <w:p w:rsidR="00866A2B" w:rsidRPr="00866A2B" w:rsidRDefault="00866A2B" w:rsidP="00866A2B">
      <w:pPr>
        <w:spacing w:after="150" w:line="285" w:lineRule="atLeast"/>
        <w:textAlignment w:val="baseline"/>
        <w:rPr>
          <w:ins w:id="26" w:author="Unknown"/>
          <w:rFonts w:ascii="Arial" w:eastAsia="Times New Roman" w:hAnsi="Arial" w:cs="Arial"/>
          <w:sz w:val="24"/>
          <w:szCs w:val="24"/>
        </w:rPr>
      </w:pPr>
    </w:p>
    <w:tbl>
      <w:tblPr>
        <w:tblW w:w="9000" w:type="dxa"/>
        <w:tblCellMar>
          <w:left w:w="0" w:type="dxa"/>
          <w:right w:w="0" w:type="dxa"/>
        </w:tblCellMar>
        <w:tblLook w:val="04A0"/>
      </w:tblPr>
      <w:tblGrid>
        <w:gridCol w:w="9000"/>
      </w:tblGrid>
      <w:tr w:rsidR="00866A2B" w:rsidRPr="00866A2B" w:rsidTr="00866A2B">
        <w:tc>
          <w:tcPr>
            <w:tcW w:w="9000" w:type="dxa"/>
            <w:vAlign w:val="center"/>
            <w:hideMark/>
          </w:tcPr>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 xml:space="preserve"># Python code to demonstrate the application of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 xml:space="preserve"># zip()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 </w:t>
            </w:r>
            <w:r w:rsidRPr="00866A2B">
              <w:rPr>
                <w:rFonts w:ascii="Times New Roman" w:eastAsia="Times New Roman" w:hAnsi="Times New Roman" w:cs="Times New Roman"/>
                <w:sz w:val="24"/>
                <w:szCs w:val="24"/>
              </w:rPr>
              <w:t>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 xml:space="preserve"># initializing list of players.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players =</w:t>
            </w:r>
            <w:r w:rsidRPr="00866A2B">
              <w:rPr>
                <w:rFonts w:ascii="Times New Roman" w:eastAsia="Times New Roman" w:hAnsi="Times New Roman" w:cs="Times New Roman"/>
                <w:sz w:val="24"/>
                <w:szCs w:val="24"/>
              </w:rPr>
              <w:t xml:space="preserve"> </w:t>
            </w:r>
            <w:r w:rsidRPr="00866A2B">
              <w:rPr>
                <w:rFonts w:ascii="Courier New" w:eastAsia="Times New Roman" w:hAnsi="Courier New" w:cs="Courier New"/>
                <w:sz w:val="20"/>
              </w:rPr>
              <w:t>[ "Sachin", "Sehwag", "Gambhir", "Dravid", "Raina"</w:t>
            </w:r>
            <w:r w:rsidRPr="00866A2B">
              <w:rPr>
                <w:rFonts w:ascii="Times New Roman" w:eastAsia="Times New Roman" w:hAnsi="Times New Roman" w:cs="Times New Roman"/>
                <w:sz w:val="24"/>
                <w:szCs w:val="24"/>
              </w:rPr>
              <w:t xml:space="preserve"> </w:t>
            </w:r>
            <w:r w:rsidRPr="00866A2B">
              <w:rPr>
                <w:rFonts w:ascii="Courier New" w:eastAsia="Times New Roman" w:hAnsi="Courier New" w:cs="Courier New"/>
                <w:sz w:val="20"/>
              </w:rPr>
              <w:t xml:space="preserve">]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 </w:t>
            </w:r>
            <w:r w:rsidRPr="00866A2B">
              <w:rPr>
                <w:rFonts w:ascii="Times New Roman" w:eastAsia="Times New Roman" w:hAnsi="Times New Roman" w:cs="Times New Roman"/>
                <w:sz w:val="24"/>
                <w:szCs w:val="24"/>
              </w:rPr>
              <w:t>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 xml:space="preserve"># initializing their scores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scores =</w:t>
            </w:r>
            <w:r w:rsidRPr="00866A2B">
              <w:rPr>
                <w:rFonts w:ascii="Times New Roman" w:eastAsia="Times New Roman" w:hAnsi="Times New Roman" w:cs="Times New Roman"/>
                <w:sz w:val="24"/>
                <w:szCs w:val="24"/>
              </w:rPr>
              <w:t xml:space="preserve"> </w:t>
            </w:r>
            <w:r w:rsidRPr="00866A2B">
              <w:rPr>
                <w:rFonts w:ascii="Courier New" w:eastAsia="Times New Roman" w:hAnsi="Courier New" w:cs="Courier New"/>
                <w:sz w:val="20"/>
              </w:rPr>
              <w:t>[100, 15, 17, 28, 43</w:t>
            </w:r>
            <w:r w:rsidRPr="00866A2B">
              <w:rPr>
                <w:rFonts w:ascii="Times New Roman" w:eastAsia="Times New Roman" w:hAnsi="Times New Roman" w:cs="Times New Roman"/>
                <w:sz w:val="24"/>
                <w:szCs w:val="24"/>
              </w:rPr>
              <w:t xml:space="preserve"> </w:t>
            </w:r>
            <w:r w:rsidRPr="00866A2B">
              <w:rPr>
                <w:rFonts w:ascii="Courier New" w:eastAsia="Times New Roman" w:hAnsi="Courier New" w:cs="Courier New"/>
                <w:sz w:val="20"/>
              </w:rPr>
              <w:t xml:space="preserve">]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 </w:t>
            </w:r>
            <w:r w:rsidRPr="00866A2B">
              <w:rPr>
                <w:rFonts w:ascii="Times New Roman" w:eastAsia="Times New Roman" w:hAnsi="Times New Roman" w:cs="Times New Roman"/>
                <w:sz w:val="24"/>
                <w:szCs w:val="24"/>
              </w:rPr>
              <w:t>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 xml:space="preserve"># printing players and scores.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for</w:t>
            </w:r>
            <w:r w:rsidRPr="00866A2B">
              <w:rPr>
                <w:rFonts w:ascii="Times New Roman" w:eastAsia="Times New Roman" w:hAnsi="Times New Roman" w:cs="Times New Roman"/>
                <w:sz w:val="24"/>
                <w:szCs w:val="24"/>
              </w:rPr>
              <w:t xml:space="preserve"> </w:t>
            </w:r>
            <w:r w:rsidRPr="00866A2B">
              <w:rPr>
                <w:rFonts w:ascii="Courier New" w:eastAsia="Times New Roman" w:hAnsi="Courier New" w:cs="Courier New"/>
                <w:sz w:val="20"/>
              </w:rPr>
              <w:t>pl, sc in</w:t>
            </w:r>
            <w:r w:rsidRPr="00866A2B">
              <w:rPr>
                <w:rFonts w:ascii="Times New Roman" w:eastAsia="Times New Roman" w:hAnsi="Times New Roman" w:cs="Times New Roman"/>
                <w:sz w:val="24"/>
                <w:szCs w:val="24"/>
              </w:rPr>
              <w:t xml:space="preserve"> </w:t>
            </w:r>
            <w:r w:rsidRPr="00866A2B">
              <w:rPr>
                <w:rFonts w:ascii="Courier New" w:eastAsia="Times New Roman" w:hAnsi="Courier New" w:cs="Courier New"/>
                <w:sz w:val="20"/>
              </w:rPr>
              <w:t xml:space="preserve">zip(players, scores): </w:t>
            </w:r>
          </w:p>
          <w:p w:rsidR="00866A2B" w:rsidRPr="00866A2B" w:rsidRDefault="00866A2B" w:rsidP="00866A2B">
            <w:pPr>
              <w:spacing w:after="0" w:line="240" w:lineRule="auto"/>
              <w:rPr>
                <w:rFonts w:ascii="Times New Roman" w:eastAsia="Times New Roman" w:hAnsi="Times New Roman" w:cs="Times New Roman"/>
                <w:sz w:val="24"/>
                <w:szCs w:val="24"/>
              </w:rPr>
            </w:pPr>
            <w:r w:rsidRPr="00866A2B">
              <w:rPr>
                <w:rFonts w:ascii="Courier New" w:eastAsia="Times New Roman" w:hAnsi="Courier New" w:cs="Courier New"/>
                <w:sz w:val="20"/>
              </w:rPr>
              <w:t>    print</w:t>
            </w:r>
            <w:r w:rsidRPr="00866A2B">
              <w:rPr>
                <w:rFonts w:ascii="Times New Roman" w:eastAsia="Times New Roman" w:hAnsi="Times New Roman" w:cs="Times New Roman"/>
                <w:sz w:val="24"/>
                <w:szCs w:val="24"/>
              </w:rPr>
              <w:t xml:space="preserve"> </w:t>
            </w:r>
            <w:r w:rsidRPr="00866A2B">
              <w:rPr>
                <w:rFonts w:ascii="Courier New" w:eastAsia="Times New Roman" w:hAnsi="Courier New" w:cs="Courier New"/>
                <w:sz w:val="20"/>
              </w:rPr>
              <w:t>("Player :  %s     Score : %d"</w:t>
            </w:r>
            <w:r w:rsidRPr="00866A2B">
              <w:rPr>
                <w:rFonts w:ascii="Times New Roman" w:eastAsia="Times New Roman" w:hAnsi="Times New Roman" w:cs="Times New Roman"/>
                <w:sz w:val="24"/>
                <w:szCs w:val="24"/>
              </w:rPr>
              <w:t xml:space="preserve"> </w:t>
            </w:r>
            <w:r w:rsidRPr="00866A2B">
              <w:rPr>
                <w:rFonts w:ascii="Courier New" w:eastAsia="Times New Roman" w:hAnsi="Courier New" w:cs="Courier New"/>
                <w:sz w:val="20"/>
              </w:rPr>
              <w:t xml:space="preserve">%(pl, sc)) </w:t>
            </w:r>
          </w:p>
        </w:tc>
      </w:tr>
    </w:tbl>
    <w:p w:rsidR="00866A2B" w:rsidRPr="00866A2B" w:rsidRDefault="00866A2B" w:rsidP="00866A2B">
      <w:pPr>
        <w:spacing w:after="150" w:line="240" w:lineRule="auto"/>
        <w:textAlignment w:val="baseline"/>
        <w:rPr>
          <w:ins w:id="27" w:author="Unknown"/>
          <w:rFonts w:ascii="Arial" w:eastAsia="Times New Roman" w:hAnsi="Arial" w:cs="Arial"/>
          <w:sz w:val="24"/>
          <w:szCs w:val="24"/>
        </w:rPr>
      </w:pPr>
      <w:ins w:id="28" w:author="Unknown">
        <w:r w:rsidRPr="00866A2B">
          <w:rPr>
            <w:rFonts w:ascii="Arial" w:eastAsia="Times New Roman" w:hAnsi="Arial" w:cs="Arial"/>
            <w:sz w:val="24"/>
            <w:szCs w:val="24"/>
          </w:rPr>
          <w:t>Output:</w:t>
        </w:r>
      </w:ins>
    </w:p>
    <w:p w:rsidR="00866A2B" w:rsidRPr="00866A2B" w:rsidRDefault="00866A2B" w:rsidP="00866A2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ins w:id="29" w:author="Unknown"/>
          <w:rFonts w:ascii="Consolas" w:eastAsia="Times New Roman" w:hAnsi="Consolas" w:cs="Consolas"/>
          <w:sz w:val="23"/>
          <w:szCs w:val="23"/>
        </w:rPr>
      </w:pPr>
      <w:ins w:id="30" w:author="Unknown">
        <w:r w:rsidRPr="00866A2B">
          <w:rPr>
            <w:rFonts w:ascii="Consolas" w:eastAsia="Times New Roman" w:hAnsi="Consolas" w:cs="Consolas"/>
            <w:sz w:val="23"/>
            <w:szCs w:val="23"/>
          </w:rPr>
          <w:t>Player :  Sachin     Score : 100</w:t>
        </w:r>
      </w:ins>
    </w:p>
    <w:p w:rsidR="00866A2B" w:rsidRPr="00866A2B" w:rsidRDefault="00866A2B" w:rsidP="00866A2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ins w:id="31" w:author="Unknown"/>
          <w:rFonts w:ascii="Consolas" w:eastAsia="Times New Roman" w:hAnsi="Consolas" w:cs="Consolas"/>
          <w:sz w:val="23"/>
          <w:szCs w:val="23"/>
        </w:rPr>
      </w:pPr>
      <w:ins w:id="32" w:author="Unknown">
        <w:r w:rsidRPr="00866A2B">
          <w:rPr>
            <w:rFonts w:ascii="Consolas" w:eastAsia="Times New Roman" w:hAnsi="Consolas" w:cs="Consolas"/>
            <w:sz w:val="23"/>
            <w:szCs w:val="23"/>
          </w:rPr>
          <w:t>Player :  Sehwag     Score : 15</w:t>
        </w:r>
      </w:ins>
    </w:p>
    <w:p w:rsidR="00866A2B" w:rsidRPr="00866A2B" w:rsidRDefault="00866A2B" w:rsidP="00866A2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ins w:id="33" w:author="Unknown"/>
          <w:rFonts w:ascii="Consolas" w:eastAsia="Times New Roman" w:hAnsi="Consolas" w:cs="Consolas"/>
          <w:sz w:val="23"/>
          <w:szCs w:val="23"/>
        </w:rPr>
      </w:pPr>
      <w:ins w:id="34" w:author="Unknown">
        <w:r w:rsidRPr="00866A2B">
          <w:rPr>
            <w:rFonts w:ascii="Consolas" w:eastAsia="Times New Roman" w:hAnsi="Consolas" w:cs="Consolas"/>
            <w:sz w:val="23"/>
            <w:szCs w:val="23"/>
          </w:rPr>
          <w:t>Player :  Gambhir     Score : 17</w:t>
        </w:r>
      </w:ins>
    </w:p>
    <w:p w:rsidR="00866A2B" w:rsidRPr="00866A2B" w:rsidRDefault="00866A2B" w:rsidP="00866A2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ins w:id="35" w:author="Unknown"/>
          <w:rFonts w:ascii="Consolas" w:eastAsia="Times New Roman" w:hAnsi="Consolas" w:cs="Consolas"/>
          <w:sz w:val="23"/>
          <w:szCs w:val="23"/>
        </w:rPr>
      </w:pPr>
      <w:ins w:id="36" w:author="Unknown">
        <w:r w:rsidRPr="00866A2B">
          <w:rPr>
            <w:rFonts w:ascii="Consolas" w:eastAsia="Times New Roman" w:hAnsi="Consolas" w:cs="Consolas"/>
            <w:sz w:val="23"/>
            <w:szCs w:val="23"/>
          </w:rPr>
          <w:t>Player :  Dravid     Score : 28</w:t>
        </w:r>
      </w:ins>
    </w:p>
    <w:p w:rsidR="00866A2B" w:rsidRPr="00866A2B" w:rsidRDefault="00866A2B" w:rsidP="00866A2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ins w:id="37" w:author="Unknown"/>
          <w:rFonts w:ascii="Consolas" w:eastAsia="Times New Roman" w:hAnsi="Consolas" w:cs="Consolas"/>
          <w:sz w:val="23"/>
          <w:szCs w:val="23"/>
        </w:rPr>
      </w:pPr>
      <w:ins w:id="38" w:author="Unknown">
        <w:r w:rsidRPr="00866A2B">
          <w:rPr>
            <w:rFonts w:ascii="Consolas" w:eastAsia="Times New Roman" w:hAnsi="Consolas" w:cs="Consolas"/>
            <w:sz w:val="23"/>
            <w:szCs w:val="23"/>
          </w:rPr>
          <w:t>Player :  Raina     Score : 43</w:t>
        </w:r>
      </w:ins>
    </w:p>
    <w:p w:rsidR="00866A2B" w:rsidRDefault="00866A2B"/>
    <w:p w:rsidR="00B40653" w:rsidRDefault="00B40653"/>
    <w:p w:rsidR="00B40653" w:rsidRDefault="00B40653" w:rsidP="00B40653">
      <w:pPr>
        <w:pStyle w:val="Heading1"/>
        <w:shd w:val="clear" w:color="auto" w:fill="FFFFFF"/>
        <w:spacing w:before="0" w:beforeAutospacing="0" w:after="0" w:afterAutospacing="0" w:line="720" w:lineRule="atLeast"/>
        <w:rPr>
          <w:rFonts w:ascii="Georgia" w:hAnsi="Georgia" w:cs="Segoe UI"/>
          <w:b w:val="0"/>
          <w:bCs w:val="0"/>
          <w:sz w:val="60"/>
          <w:szCs w:val="60"/>
        </w:rPr>
      </w:pPr>
      <w:r>
        <w:rPr>
          <w:rFonts w:ascii="Georgia" w:hAnsi="Georgia" w:cs="Segoe UI"/>
          <w:b w:val="0"/>
          <w:bCs w:val="0"/>
          <w:sz w:val="60"/>
          <w:szCs w:val="60"/>
        </w:rPr>
        <w:t>What is numpy.newaxis and when to use it.</w:t>
      </w:r>
    </w:p>
    <w:p w:rsidR="00B40653" w:rsidRDefault="00B40653" w:rsidP="00B40653">
      <w:pPr>
        <w:shd w:val="clear" w:color="auto" w:fill="FFFFFF"/>
        <w:rPr>
          <w:rFonts w:ascii="Segoe UI" w:hAnsi="Segoe UI" w:cs="Segoe UI"/>
          <w:sz w:val="27"/>
          <w:szCs w:val="27"/>
        </w:rPr>
      </w:pPr>
      <w:r>
        <w:rPr>
          <w:rFonts w:ascii="Segoe UI" w:hAnsi="Segoe UI" w:cs="Segoe UI"/>
          <w:noProof/>
          <w:color w:val="0000FF"/>
          <w:sz w:val="27"/>
          <w:szCs w:val="27"/>
        </w:rPr>
        <w:lastRenderedPageBreak/>
        <w:drawing>
          <wp:inline distT="0" distB="0" distL="0" distR="0">
            <wp:extent cx="457200" cy="457200"/>
            <wp:effectExtent l="19050" t="0" r="0" b="0"/>
            <wp:docPr id="1" name="Picture 1" descr="Ian Dzindo">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an Dzindo">
                      <a:hlinkClick r:id="rId5"/>
                    </pic:cNvPr>
                    <pic:cNvPicPr>
                      <a:picLocks noChangeAspect="1" noChangeArrowheads="1"/>
                    </pic:cNvPicPr>
                  </pic:nvPicPr>
                  <pic:blipFill>
                    <a:blip r:embed="rId6"/>
                    <a:srcRect/>
                    <a:stretch>
                      <a:fillRect/>
                    </a:stretch>
                  </pic:blipFill>
                  <pic:spPr bwMode="auto">
                    <a:xfrm>
                      <a:off x="0" y="0"/>
                      <a:ext cx="457200" cy="457200"/>
                    </a:xfrm>
                    <a:prstGeom prst="rect">
                      <a:avLst/>
                    </a:prstGeom>
                    <a:noFill/>
                    <a:ln w="9525">
                      <a:noFill/>
                      <a:miter lim="800000"/>
                      <a:headEnd/>
                      <a:tailEnd/>
                    </a:ln>
                  </pic:spPr>
                </pic:pic>
              </a:graphicData>
            </a:graphic>
          </wp:inline>
        </w:drawing>
      </w:r>
    </w:p>
    <w:p w:rsidR="00B40653" w:rsidRDefault="00EC6338" w:rsidP="00B40653">
      <w:pPr>
        <w:shd w:val="clear" w:color="auto" w:fill="FFFFFF"/>
        <w:spacing w:line="300" w:lineRule="atLeast"/>
        <w:rPr>
          <w:rFonts w:ascii="Lucida Sans Unicode" w:hAnsi="Lucida Sans Unicode" w:cs="Lucida Sans Unicode"/>
          <w:sz w:val="24"/>
          <w:szCs w:val="24"/>
        </w:rPr>
      </w:pPr>
      <w:hyperlink r:id="rId7" w:history="1">
        <w:r w:rsidR="00B40653">
          <w:rPr>
            <w:rStyle w:val="Hyperlink"/>
            <w:rFonts w:ascii="inherit" w:hAnsi="inherit" w:cs="Lucida Sans Unicode"/>
          </w:rPr>
          <w:t>Ian Dzindo</w:t>
        </w:r>
      </w:hyperlink>
    </w:p>
    <w:p w:rsidR="00B40653" w:rsidRDefault="00B40653" w:rsidP="00B40653">
      <w:pPr>
        <w:shd w:val="clear" w:color="auto" w:fill="FFFFFF"/>
        <w:spacing w:line="300" w:lineRule="atLeast"/>
        <w:rPr>
          <w:rFonts w:ascii="Lucida Sans Unicode" w:hAnsi="Lucida Sans Unicode" w:cs="Lucida Sans Unicode"/>
        </w:rPr>
      </w:pPr>
      <w:r>
        <w:rPr>
          <w:rFonts w:ascii="Lucida Sans Unicode" w:hAnsi="Lucida Sans Unicode" w:cs="Lucida Sans Unicode"/>
        </w:rPr>
        <w:t>Follow</w:t>
      </w:r>
    </w:p>
    <w:p w:rsidR="00B40653" w:rsidRDefault="00EC6338" w:rsidP="00B40653">
      <w:pPr>
        <w:shd w:val="clear" w:color="auto" w:fill="FFFFFF"/>
        <w:spacing w:line="300" w:lineRule="atLeast"/>
        <w:rPr>
          <w:rFonts w:ascii="Lucida Sans Unicode" w:hAnsi="Lucida Sans Unicode" w:cs="Lucida Sans Unicode"/>
        </w:rPr>
      </w:pPr>
      <w:hyperlink r:id="rId8" w:history="1">
        <w:r w:rsidR="00B40653">
          <w:rPr>
            <w:rStyle w:val="Hyperlink"/>
            <w:rFonts w:ascii="inherit" w:hAnsi="inherit" w:cs="Lucida Sans Unicode"/>
          </w:rPr>
          <w:t>Apr 16, 2018</w:t>
        </w:r>
      </w:hyperlink>
      <w:r w:rsidR="00B40653">
        <w:rPr>
          <w:rFonts w:ascii="Lucida Sans Unicode" w:hAnsi="Lucida Sans Unicode" w:cs="Lucida Sans Unicode"/>
        </w:rPr>
        <w:t> · 3 min read</w:t>
      </w:r>
    </w:p>
    <w:p w:rsidR="00B40653" w:rsidRDefault="00B40653" w:rsidP="00B40653">
      <w:pPr>
        <w:pStyle w:val="fm"/>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You might have encountered the </w:t>
      </w:r>
      <w:r>
        <w:rPr>
          <w:rStyle w:val="Emphasis"/>
          <w:rFonts w:ascii="Georgia" w:hAnsi="Georgia"/>
          <w:spacing w:val="-1"/>
          <w:sz w:val="32"/>
          <w:szCs w:val="32"/>
        </w:rPr>
        <w:t>np.newaxis</w:t>
      </w:r>
      <w:r>
        <w:rPr>
          <w:rFonts w:ascii="Georgia" w:hAnsi="Georgia"/>
          <w:spacing w:val="-1"/>
          <w:sz w:val="32"/>
          <w:szCs w:val="32"/>
        </w:rPr>
        <w:t> expression here and there. Even though it might seem irrelevant at first it is a very powerful and valuable function, which finds many uses in different situations and settings.</w:t>
      </w:r>
    </w:p>
    <w:p w:rsidR="00B40653" w:rsidRDefault="00B40653" w:rsidP="00B40653">
      <w:pPr>
        <w:pStyle w:val="fm"/>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In this article, I’m going to explain to you exactly what it does and show you when and how it should be implemented.</w:t>
      </w:r>
    </w:p>
    <w:p w:rsidR="00B40653" w:rsidRDefault="00B40653" w:rsidP="00B40653">
      <w:pPr>
        <w:rPr>
          <w:rFonts w:ascii="Times New Roman" w:hAnsi="Times New Roman"/>
          <w:sz w:val="24"/>
          <w:szCs w:val="24"/>
        </w:rPr>
      </w:pPr>
      <w:r>
        <w:rPr>
          <w:noProof/>
        </w:rPr>
        <w:lastRenderedPageBreak/>
        <w:drawing>
          <wp:inline distT="0" distB="0" distL="0" distR="0">
            <wp:extent cx="19050000" cy="12696825"/>
            <wp:effectExtent l="19050" t="0" r="0" b="0"/>
            <wp:docPr id="2" name="Picture 2" descr="https://miro.medium.com/max/60/1*alRCFYpDDeuHYOeJH_Upeg.jpe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60/1*alRCFYpDDeuHYOeJH_Upeg.jpeg?q=20"/>
                    <pic:cNvPicPr>
                      <a:picLocks noChangeAspect="1" noChangeArrowheads="1"/>
                    </pic:cNvPicPr>
                  </pic:nvPicPr>
                  <pic:blipFill>
                    <a:blip r:embed="rId9"/>
                    <a:srcRect/>
                    <a:stretch>
                      <a:fillRect/>
                    </a:stretch>
                  </pic:blipFill>
                  <pic:spPr bwMode="auto">
                    <a:xfrm>
                      <a:off x="0" y="0"/>
                      <a:ext cx="19050000" cy="12696825"/>
                    </a:xfrm>
                    <a:prstGeom prst="rect">
                      <a:avLst/>
                    </a:prstGeom>
                    <a:noFill/>
                    <a:ln w="9525">
                      <a:noFill/>
                      <a:miter lim="800000"/>
                      <a:headEnd/>
                      <a:tailEnd/>
                    </a:ln>
                  </pic:spPr>
                </pic:pic>
              </a:graphicData>
            </a:graphic>
          </wp:inline>
        </w:drawing>
      </w:r>
    </w:p>
    <w:p w:rsidR="00B40653" w:rsidRDefault="00B40653" w:rsidP="00B40653">
      <w:r>
        <w:rPr>
          <w:noProof/>
        </w:rPr>
        <w:lastRenderedPageBreak/>
        <w:drawing>
          <wp:inline distT="0" distB="0" distL="0" distR="0">
            <wp:extent cx="19050000" cy="12696825"/>
            <wp:effectExtent l="19050" t="0" r="0" b="0"/>
            <wp:docPr id="3" name="Picture 3" descr="https://miro.medium.com/max/2000/1*alRCFYpDDeuHYOeJH_Upe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2000/1*alRCFYpDDeuHYOeJH_Upeg.jpeg"/>
                    <pic:cNvPicPr>
                      <a:picLocks noChangeAspect="1" noChangeArrowheads="1"/>
                    </pic:cNvPicPr>
                  </pic:nvPicPr>
                  <pic:blipFill>
                    <a:blip r:embed="rId10"/>
                    <a:srcRect/>
                    <a:stretch>
                      <a:fillRect/>
                    </a:stretch>
                  </pic:blipFill>
                  <pic:spPr bwMode="auto">
                    <a:xfrm>
                      <a:off x="0" y="0"/>
                      <a:ext cx="19050000" cy="12696825"/>
                    </a:xfrm>
                    <a:prstGeom prst="rect">
                      <a:avLst/>
                    </a:prstGeom>
                    <a:noFill/>
                    <a:ln w="9525">
                      <a:noFill/>
                      <a:miter lim="800000"/>
                      <a:headEnd/>
                      <a:tailEnd/>
                    </a:ln>
                  </pic:spPr>
                </pic:pic>
              </a:graphicData>
            </a:graphic>
          </wp:inline>
        </w:drawing>
      </w:r>
    </w:p>
    <w:p w:rsidR="00B40653" w:rsidRDefault="00B40653" w:rsidP="00B40653">
      <w:r>
        <w:lastRenderedPageBreak/>
        <w:t>Picture from pixelperfect-photo.com. Some rights reserved.</w:t>
      </w:r>
    </w:p>
    <w:p w:rsidR="00B40653" w:rsidRDefault="00B40653" w:rsidP="00B40653">
      <w:pPr>
        <w:pStyle w:val="Heading1"/>
        <w:shd w:val="clear" w:color="auto" w:fill="FFFFFF"/>
        <w:spacing w:before="468" w:beforeAutospacing="0" w:after="0" w:afterAutospacing="0"/>
        <w:rPr>
          <w:rFonts w:ascii="Lucida Sans Unicode" w:hAnsi="Lucida Sans Unicode" w:cs="Lucida Sans Unicode"/>
          <w:spacing w:val="-5"/>
          <w:sz w:val="51"/>
          <w:szCs w:val="51"/>
        </w:rPr>
      </w:pPr>
      <w:r>
        <w:rPr>
          <w:rFonts w:ascii="Lucida Sans Unicode" w:hAnsi="Lucida Sans Unicode" w:cs="Lucida Sans Unicode"/>
          <w:spacing w:val="-5"/>
          <w:sz w:val="51"/>
          <w:szCs w:val="51"/>
        </w:rPr>
        <w:t>What it does:</w:t>
      </w:r>
    </w:p>
    <w:p w:rsidR="00B40653" w:rsidRDefault="00B40653" w:rsidP="00B40653">
      <w:pPr>
        <w:pStyle w:val="fm"/>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Simply put, the </w:t>
      </w:r>
      <w:r>
        <w:rPr>
          <w:rStyle w:val="Emphasis"/>
          <w:rFonts w:ascii="Georgia" w:hAnsi="Georgia"/>
          <w:b/>
          <w:bCs/>
          <w:spacing w:val="-1"/>
          <w:sz w:val="32"/>
          <w:szCs w:val="32"/>
        </w:rPr>
        <w:t>newaxis</w:t>
      </w:r>
      <w:r>
        <w:rPr>
          <w:rFonts w:ascii="Georgia" w:hAnsi="Georgia"/>
          <w:spacing w:val="-1"/>
          <w:sz w:val="32"/>
          <w:szCs w:val="32"/>
        </w:rPr>
        <w:t> expression is used to </w:t>
      </w:r>
      <w:r>
        <w:rPr>
          <w:rStyle w:val="Emphasis"/>
          <w:rFonts w:ascii="Georgia" w:hAnsi="Georgia"/>
          <w:b/>
          <w:bCs/>
          <w:spacing w:val="-1"/>
          <w:sz w:val="32"/>
          <w:szCs w:val="32"/>
        </w:rPr>
        <w:t>increase the dimension</w:t>
      </w:r>
      <w:r>
        <w:rPr>
          <w:rFonts w:ascii="Georgia" w:hAnsi="Georgia"/>
          <w:spacing w:val="-1"/>
          <w:sz w:val="32"/>
          <w:szCs w:val="32"/>
        </w:rPr>
        <w:t> of the existing array by </w:t>
      </w:r>
      <w:r>
        <w:rPr>
          <w:rStyle w:val="Emphasis"/>
          <w:rFonts w:ascii="Georgia" w:hAnsi="Georgia"/>
          <w:spacing w:val="-1"/>
          <w:sz w:val="32"/>
          <w:szCs w:val="32"/>
        </w:rPr>
        <w:t>one more dimension</w:t>
      </w:r>
      <w:r>
        <w:rPr>
          <w:rFonts w:ascii="Georgia" w:hAnsi="Georgia"/>
          <w:spacing w:val="-1"/>
          <w:sz w:val="32"/>
          <w:szCs w:val="32"/>
        </w:rPr>
        <w:t>, when used </w:t>
      </w:r>
      <w:r>
        <w:rPr>
          <w:rStyle w:val="Emphasis"/>
          <w:rFonts w:ascii="Georgia" w:hAnsi="Georgia"/>
          <w:spacing w:val="-1"/>
          <w:sz w:val="32"/>
          <w:szCs w:val="32"/>
        </w:rPr>
        <w:t>once</w:t>
      </w:r>
      <w:r>
        <w:rPr>
          <w:rFonts w:ascii="Georgia" w:hAnsi="Georgia"/>
          <w:spacing w:val="-1"/>
          <w:sz w:val="32"/>
          <w:szCs w:val="32"/>
        </w:rPr>
        <w:t>. Thus,</w:t>
      </w:r>
    </w:p>
    <w:p w:rsidR="00B40653" w:rsidRDefault="00B40653" w:rsidP="00B40653">
      <w:pPr>
        <w:numPr>
          <w:ilvl w:val="0"/>
          <w:numId w:val="1"/>
        </w:numPr>
        <w:shd w:val="clear" w:color="auto" w:fill="FFFFFF"/>
        <w:spacing w:before="480" w:after="0" w:line="240" w:lineRule="auto"/>
        <w:ind w:left="450"/>
        <w:rPr>
          <w:rFonts w:ascii="Georgia" w:hAnsi="Georgia" w:cs="Segoe UI"/>
          <w:spacing w:val="-1"/>
          <w:sz w:val="32"/>
          <w:szCs w:val="32"/>
        </w:rPr>
      </w:pPr>
      <w:r>
        <w:rPr>
          <w:rStyle w:val="Strong"/>
          <w:rFonts w:ascii="Georgia" w:hAnsi="Georgia" w:cs="Segoe UI"/>
          <w:spacing w:val="-1"/>
          <w:sz w:val="32"/>
          <w:szCs w:val="32"/>
        </w:rPr>
        <w:t>1D</w:t>
      </w:r>
      <w:r>
        <w:rPr>
          <w:rFonts w:ascii="Georgia" w:hAnsi="Georgia" w:cs="Segoe UI"/>
          <w:spacing w:val="-1"/>
          <w:sz w:val="32"/>
          <w:szCs w:val="32"/>
        </w:rPr>
        <w:t> array will become </w:t>
      </w:r>
      <w:r>
        <w:rPr>
          <w:rStyle w:val="Strong"/>
          <w:rFonts w:ascii="Georgia" w:hAnsi="Georgia" w:cs="Segoe UI"/>
          <w:spacing w:val="-1"/>
          <w:sz w:val="32"/>
          <w:szCs w:val="32"/>
        </w:rPr>
        <w:t>2D</w:t>
      </w:r>
      <w:r>
        <w:rPr>
          <w:rFonts w:ascii="Georgia" w:hAnsi="Georgia" w:cs="Segoe UI"/>
          <w:spacing w:val="-1"/>
          <w:sz w:val="32"/>
          <w:szCs w:val="32"/>
        </w:rPr>
        <w:t> array</w:t>
      </w:r>
    </w:p>
    <w:p w:rsidR="00B40653" w:rsidRDefault="00B40653" w:rsidP="00B40653">
      <w:pPr>
        <w:numPr>
          <w:ilvl w:val="0"/>
          <w:numId w:val="1"/>
        </w:numPr>
        <w:shd w:val="clear" w:color="auto" w:fill="FFFFFF"/>
        <w:spacing w:before="252" w:after="0" w:line="240" w:lineRule="auto"/>
        <w:ind w:left="450"/>
        <w:rPr>
          <w:rFonts w:ascii="Georgia" w:hAnsi="Georgia" w:cs="Segoe UI"/>
          <w:spacing w:val="-1"/>
          <w:sz w:val="32"/>
          <w:szCs w:val="32"/>
        </w:rPr>
      </w:pPr>
      <w:r>
        <w:rPr>
          <w:rStyle w:val="Strong"/>
          <w:rFonts w:ascii="Georgia" w:hAnsi="Georgia" w:cs="Segoe UI"/>
          <w:spacing w:val="-1"/>
          <w:sz w:val="32"/>
          <w:szCs w:val="32"/>
        </w:rPr>
        <w:t>2D</w:t>
      </w:r>
      <w:r>
        <w:rPr>
          <w:rFonts w:ascii="Georgia" w:hAnsi="Georgia" w:cs="Segoe UI"/>
          <w:spacing w:val="-1"/>
          <w:sz w:val="32"/>
          <w:szCs w:val="32"/>
        </w:rPr>
        <w:t> array will become </w:t>
      </w:r>
      <w:r>
        <w:rPr>
          <w:rStyle w:val="Strong"/>
          <w:rFonts w:ascii="Georgia" w:hAnsi="Georgia" w:cs="Segoe UI"/>
          <w:spacing w:val="-1"/>
          <w:sz w:val="32"/>
          <w:szCs w:val="32"/>
        </w:rPr>
        <w:t>3D</w:t>
      </w:r>
      <w:r>
        <w:rPr>
          <w:rFonts w:ascii="Georgia" w:hAnsi="Georgia" w:cs="Segoe UI"/>
          <w:spacing w:val="-1"/>
          <w:sz w:val="32"/>
          <w:szCs w:val="32"/>
        </w:rPr>
        <w:t> array</w:t>
      </w:r>
    </w:p>
    <w:p w:rsidR="00B40653" w:rsidRDefault="00B40653" w:rsidP="00B40653">
      <w:pPr>
        <w:numPr>
          <w:ilvl w:val="0"/>
          <w:numId w:val="1"/>
        </w:numPr>
        <w:shd w:val="clear" w:color="auto" w:fill="FFFFFF"/>
        <w:spacing w:before="252" w:after="0" w:line="240" w:lineRule="auto"/>
        <w:ind w:left="450"/>
        <w:rPr>
          <w:rFonts w:ascii="Georgia" w:hAnsi="Georgia" w:cs="Segoe UI"/>
          <w:spacing w:val="-1"/>
          <w:sz w:val="32"/>
          <w:szCs w:val="32"/>
        </w:rPr>
      </w:pPr>
      <w:r>
        <w:rPr>
          <w:rStyle w:val="Strong"/>
          <w:rFonts w:ascii="Georgia" w:hAnsi="Georgia" w:cs="Segoe UI"/>
          <w:spacing w:val="-1"/>
          <w:sz w:val="32"/>
          <w:szCs w:val="32"/>
        </w:rPr>
        <w:t>3D</w:t>
      </w:r>
      <w:r>
        <w:rPr>
          <w:rFonts w:ascii="Georgia" w:hAnsi="Georgia" w:cs="Segoe UI"/>
          <w:spacing w:val="-1"/>
          <w:sz w:val="32"/>
          <w:szCs w:val="32"/>
        </w:rPr>
        <w:t> array will become </w:t>
      </w:r>
      <w:r>
        <w:rPr>
          <w:rStyle w:val="Strong"/>
          <w:rFonts w:ascii="Georgia" w:hAnsi="Georgia" w:cs="Segoe UI"/>
          <w:spacing w:val="-1"/>
          <w:sz w:val="32"/>
          <w:szCs w:val="32"/>
        </w:rPr>
        <w:t>4D</w:t>
      </w:r>
      <w:r>
        <w:rPr>
          <w:rFonts w:ascii="Georgia" w:hAnsi="Georgia" w:cs="Segoe UI"/>
          <w:spacing w:val="-1"/>
          <w:sz w:val="32"/>
          <w:szCs w:val="32"/>
        </w:rPr>
        <w:t> array</w:t>
      </w:r>
    </w:p>
    <w:p w:rsidR="00B40653" w:rsidRDefault="00B40653" w:rsidP="00B40653">
      <w:pPr>
        <w:pStyle w:val="fm"/>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and so on. It’s role is quite simple and yet there are plenty of problems where it’s a life saver.</w:t>
      </w:r>
    </w:p>
    <w:p w:rsidR="00B40653" w:rsidRDefault="00B40653" w:rsidP="00B40653">
      <w:pPr>
        <w:pStyle w:val="Heading1"/>
        <w:shd w:val="clear" w:color="auto" w:fill="FFFFFF"/>
        <w:spacing w:before="468" w:beforeAutospacing="0" w:after="0" w:afterAutospacing="0"/>
        <w:rPr>
          <w:rFonts w:ascii="Lucida Sans Unicode" w:hAnsi="Lucida Sans Unicode" w:cs="Lucida Sans Unicode"/>
          <w:spacing w:val="-5"/>
          <w:sz w:val="51"/>
          <w:szCs w:val="51"/>
        </w:rPr>
      </w:pPr>
      <w:r>
        <w:rPr>
          <w:rFonts w:ascii="Lucida Sans Unicode" w:hAnsi="Lucida Sans Unicode" w:cs="Lucida Sans Unicode"/>
          <w:spacing w:val="-5"/>
          <w:sz w:val="51"/>
          <w:szCs w:val="51"/>
        </w:rPr>
        <w:t>When to use it:</w:t>
      </w:r>
    </w:p>
    <w:p w:rsidR="00B40653" w:rsidRDefault="00B40653" w:rsidP="00B40653">
      <w:pPr>
        <w:pStyle w:val="fm"/>
        <w:shd w:val="clear" w:color="auto" w:fill="FFFFFF"/>
        <w:spacing w:before="206" w:beforeAutospacing="0" w:after="0" w:afterAutospacing="0"/>
        <w:rPr>
          <w:rFonts w:ascii="Georgia" w:hAnsi="Georgia"/>
          <w:spacing w:val="-1"/>
          <w:sz w:val="32"/>
          <w:szCs w:val="32"/>
        </w:rPr>
      </w:pPr>
      <w:r>
        <w:rPr>
          <w:rStyle w:val="Strong"/>
          <w:rFonts w:ascii="Georgia" w:eastAsiaTheme="majorEastAsia" w:hAnsi="Georgia"/>
          <w:spacing w:val="-1"/>
          <w:sz w:val="32"/>
          <w:szCs w:val="32"/>
        </w:rPr>
        <w:t>Scenario 1</w:t>
      </w:r>
      <w:r>
        <w:rPr>
          <w:rFonts w:ascii="Georgia" w:hAnsi="Georgia"/>
          <w:spacing w:val="-1"/>
          <w:sz w:val="32"/>
          <w:szCs w:val="32"/>
        </w:rPr>
        <w:t>: </w:t>
      </w:r>
      <w:r>
        <w:rPr>
          <w:rStyle w:val="Emphasis"/>
          <w:rFonts w:ascii="Georgia" w:hAnsi="Georgia"/>
          <w:spacing w:val="-1"/>
          <w:sz w:val="32"/>
          <w:szCs w:val="32"/>
        </w:rPr>
        <w:t>Np.newaxis</w:t>
      </w:r>
      <w:r>
        <w:rPr>
          <w:rFonts w:ascii="Georgia" w:hAnsi="Georgia"/>
          <w:spacing w:val="-1"/>
          <w:sz w:val="32"/>
          <w:szCs w:val="32"/>
        </w:rPr>
        <w:t> comes in very handy when you want to </w:t>
      </w:r>
      <w:r>
        <w:rPr>
          <w:rStyle w:val="Emphasis"/>
          <w:rFonts w:ascii="Georgia" w:hAnsi="Georgia"/>
          <w:spacing w:val="-1"/>
          <w:sz w:val="32"/>
          <w:szCs w:val="32"/>
        </w:rPr>
        <w:t>explicitly</w:t>
      </w:r>
      <w:r>
        <w:rPr>
          <w:rFonts w:ascii="Georgia" w:hAnsi="Georgia"/>
          <w:spacing w:val="-1"/>
          <w:sz w:val="32"/>
          <w:szCs w:val="32"/>
        </w:rPr>
        <w:t> convert an 1D array to either a </w:t>
      </w:r>
      <w:r>
        <w:rPr>
          <w:rStyle w:val="Emphasis"/>
          <w:rFonts w:ascii="Georgia" w:hAnsi="Georgia"/>
          <w:spacing w:val="-1"/>
          <w:sz w:val="32"/>
          <w:szCs w:val="32"/>
        </w:rPr>
        <w:t>row vector</w:t>
      </w:r>
      <w:r>
        <w:rPr>
          <w:rFonts w:ascii="Georgia" w:hAnsi="Georgia"/>
          <w:spacing w:val="-1"/>
          <w:sz w:val="32"/>
          <w:szCs w:val="32"/>
        </w:rPr>
        <w:t> or a </w:t>
      </w:r>
      <w:r>
        <w:rPr>
          <w:rStyle w:val="Emphasis"/>
          <w:rFonts w:ascii="Georgia" w:hAnsi="Georgia"/>
          <w:spacing w:val="-1"/>
          <w:sz w:val="32"/>
          <w:szCs w:val="32"/>
        </w:rPr>
        <w:t>column vector.</w:t>
      </w:r>
    </w:p>
    <w:p w:rsidR="00B40653" w:rsidRDefault="00B40653" w:rsidP="00B40653">
      <w:pPr>
        <w:pStyle w:val="Heading2"/>
        <w:shd w:val="clear" w:color="auto" w:fill="FFFFFF"/>
        <w:spacing w:before="413"/>
        <w:rPr>
          <w:rFonts w:ascii="Lucida Sans Unicode" w:hAnsi="Lucida Sans Unicode" w:cs="Lucida Sans Unicode"/>
          <w:spacing w:val="-5"/>
          <w:sz w:val="39"/>
          <w:szCs w:val="39"/>
        </w:rPr>
      </w:pPr>
      <w:r>
        <w:rPr>
          <w:rFonts w:ascii="Lucida Sans Unicode" w:hAnsi="Lucida Sans Unicode" w:cs="Lucida Sans Unicode"/>
          <w:spacing w:val="-5"/>
          <w:sz w:val="39"/>
          <w:szCs w:val="39"/>
        </w:rPr>
        <w:t>Example:</w:t>
      </w:r>
    </w:p>
    <w:p w:rsidR="00B40653" w:rsidRDefault="00B40653" w:rsidP="00B40653">
      <w:pPr>
        <w:pStyle w:val="HTMLPreformatted"/>
      </w:pPr>
      <w:r>
        <w:rPr>
          <w:rStyle w:val="id"/>
          <w:spacing w:val="-5"/>
          <w:sz w:val="24"/>
          <w:szCs w:val="24"/>
        </w:rPr>
        <w:t># 1D array</w:t>
      </w:r>
      <w:r>
        <w:rPr>
          <w:spacing w:val="-5"/>
          <w:sz w:val="24"/>
          <w:szCs w:val="24"/>
        </w:rPr>
        <w:br/>
      </w:r>
      <w:r>
        <w:rPr>
          <w:rStyle w:val="id"/>
          <w:spacing w:val="-5"/>
          <w:sz w:val="24"/>
          <w:szCs w:val="24"/>
        </w:rPr>
        <w:t>In [7]: arr = np.arange(4)</w:t>
      </w:r>
      <w:r>
        <w:rPr>
          <w:spacing w:val="-5"/>
          <w:sz w:val="24"/>
          <w:szCs w:val="24"/>
        </w:rPr>
        <w:br/>
      </w:r>
      <w:r>
        <w:rPr>
          <w:rStyle w:val="id"/>
          <w:spacing w:val="-5"/>
          <w:sz w:val="24"/>
          <w:szCs w:val="24"/>
        </w:rPr>
        <w:t>In [8]: arr.shape</w:t>
      </w:r>
      <w:r>
        <w:rPr>
          <w:spacing w:val="-5"/>
          <w:sz w:val="24"/>
          <w:szCs w:val="24"/>
        </w:rPr>
        <w:br/>
      </w:r>
      <w:r>
        <w:rPr>
          <w:rStyle w:val="id"/>
          <w:spacing w:val="-5"/>
          <w:sz w:val="24"/>
          <w:szCs w:val="24"/>
        </w:rPr>
        <w:t>Out[8]: (4,)</w:t>
      </w:r>
      <w:r>
        <w:rPr>
          <w:spacing w:val="-5"/>
          <w:sz w:val="24"/>
          <w:szCs w:val="24"/>
        </w:rPr>
        <w:br/>
      </w:r>
      <w:r>
        <w:rPr>
          <w:spacing w:val="-5"/>
          <w:sz w:val="24"/>
          <w:szCs w:val="24"/>
        </w:rPr>
        <w:br/>
      </w:r>
      <w:r>
        <w:rPr>
          <w:rStyle w:val="id"/>
          <w:spacing w:val="-5"/>
          <w:sz w:val="24"/>
          <w:szCs w:val="24"/>
        </w:rPr>
        <w:t># make it as row vector by inserting an axis along first dimension</w:t>
      </w:r>
      <w:r>
        <w:rPr>
          <w:spacing w:val="-5"/>
          <w:sz w:val="24"/>
          <w:szCs w:val="24"/>
        </w:rPr>
        <w:br/>
      </w:r>
      <w:r>
        <w:rPr>
          <w:rStyle w:val="id"/>
          <w:spacing w:val="-5"/>
          <w:sz w:val="24"/>
          <w:szCs w:val="24"/>
        </w:rPr>
        <w:t>In [9]: row_vec = arr[np.newaxis, :]</w:t>
      </w:r>
      <w:r>
        <w:rPr>
          <w:spacing w:val="-5"/>
          <w:sz w:val="24"/>
          <w:szCs w:val="24"/>
        </w:rPr>
        <w:br/>
      </w:r>
      <w:r>
        <w:rPr>
          <w:rStyle w:val="id"/>
          <w:spacing w:val="-5"/>
          <w:sz w:val="24"/>
          <w:szCs w:val="24"/>
        </w:rPr>
        <w:t>In [10]: row_vec.shape</w:t>
      </w:r>
      <w:r>
        <w:rPr>
          <w:spacing w:val="-5"/>
          <w:sz w:val="24"/>
          <w:szCs w:val="24"/>
        </w:rPr>
        <w:br/>
      </w:r>
      <w:r>
        <w:rPr>
          <w:rStyle w:val="id"/>
          <w:spacing w:val="-5"/>
          <w:sz w:val="24"/>
          <w:szCs w:val="24"/>
        </w:rPr>
        <w:t>Out[10]: (1, 4)</w:t>
      </w:r>
      <w:r>
        <w:rPr>
          <w:spacing w:val="-5"/>
          <w:sz w:val="24"/>
          <w:szCs w:val="24"/>
        </w:rPr>
        <w:br/>
      </w:r>
      <w:r>
        <w:rPr>
          <w:spacing w:val="-5"/>
          <w:sz w:val="24"/>
          <w:szCs w:val="24"/>
        </w:rPr>
        <w:br/>
      </w:r>
      <w:r>
        <w:rPr>
          <w:rStyle w:val="id"/>
          <w:spacing w:val="-5"/>
          <w:sz w:val="24"/>
          <w:szCs w:val="24"/>
        </w:rPr>
        <w:t xml:space="preserve"># make it as column vector by inserting an axis along second </w:t>
      </w:r>
      <w:r>
        <w:rPr>
          <w:rStyle w:val="id"/>
          <w:spacing w:val="-5"/>
          <w:sz w:val="24"/>
          <w:szCs w:val="24"/>
        </w:rPr>
        <w:lastRenderedPageBreak/>
        <w:t>dimension</w:t>
      </w:r>
      <w:r>
        <w:rPr>
          <w:spacing w:val="-5"/>
          <w:sz w:val="24"/>
          <w:szCs w:val="24"/>
        </w:rPr>
        <w:br/>
      </w:r>
      <w:r>
        <w:rPr>
          <w:rStyle w:val="id"/>
          <w:spacing w:val="-5"/>
          <w:sz w:val="24"/>
          <w:szCs w:val="24"/>
        </w:rPr>
        <w:t>In [11]: col_vec = arr[:, np.newaxis]</w:t>
      </w:r>
      <w:r>
        <w:rPr>
          <w:spacing w:val="-5"/>
          <w:sz w:val="24"/>
          <w:szCs w:val="24"/>
        </w:rPr>
        <w:br/>
      </w:r>
      <w:r>
        <w:rPr>
          <w:rStyle w:val="id"/>
          <w:spacing w:val="-5"/>
          <w:sz w:val="24"/>
          <w:szCs w:val="24"/>
        </w:rPr>
        <w:t>In [12]: col_vec.shape</w:t>
      </w:r>
      <w:r>
        <w:rPr>
          <w:spacing w:val="-5"/>
          <w:sz w:val="24"/>
          <w:szCs w:val="24"/>
        </w:rPr>
        <w:br/>
      </w:r>
      <w:r>
        <w:rPr>
          <w:rStyle w:val="id"/>
          <w:spacing w:val="-5"/>
          <w:sz w:val="24"/>
          <w:szCs w:val="24"/>
        </w:rPr>
        <w:t>Out[12]: (4, 1)</w:t>
      </w:r>
    </w:p>
    <w:p w:rsidR="00B40653" w:rsidRDefault="00B40653" w:rsidP="00B40653">
      <w:pPr>
        <w:pStyle w:val="fm"/>
        <w:shd w:val="clear" w:color="auto" w:fill="FFFFFF"/>
        <w:spacing w:before="480" w:beforeAutospacing="0" w:after="0" w:afterAutospacing="0"/>
        <w:rPr>
          <w:rFonts w:ascii="Georgia" w:hAnsi="Georgia"/>
          <w:spacing w:val="-1"/>
          <w:sz w:val="32"/>
          <w:szCs w:val="32"/>
        </w:rPr>
      </w:pPr>
      <w:r>
        <w:rPr>
          <w:rStyle w:val="Strong"/>
          <w:rFonts w:ascii="Georgia" w:eastAsiaTheme="majorEastAsia" w:hAnsi="Georgia"/>
          <w:spacing w:val="-1"/>
          <w:sz w:val="32"/>
          <w:szCs w:val="32"/>
        </w:rPr>
        <w:t>Scenario 2</w:t>
      </w:r>
      <w:r>
        <w:rPr>
          <w:rFonts w:ascii="Georgia" w:hAnsi="Georgia"/>
          <w:spacing w:val="-1"/>
          <w:sz w:val="32"/>
          <w:szCs w:val="32"/>
        </w:rPr>
        <w:t>: When we want to make use of </w:t>
      </w:r>
      <w:hyperlink r:id="rId11" w:tgtFrame="_blank" w:history="1">
        <w:r>
          <w:rPr>
            <w:rStyle w:val="Hyperlink"/>
            <w:rFonts w:ascii="Georgia" w:hAnsi="Georgia"/>
            <w:spacing w:val="-1"/>
            <w:sz w:val="32"/>
            <w:szCs w:val="32"/>
          </w:rPr>
          <w:t>numpy broadcasting</w:t>
        </w:r>
      </w:hyperlink>
      <w:r>
        <w:rPr>
          <w:rFonts w:ascii="Georgia" w:hAnsi="Georgia"/>
          <w:spacing w:val="-1"/>
          <w:sz w:val="32"/>
          <w:szCs w:val="32"/>
        </w:rPr>
        <w:t> as part of some operation, for instance while doing </w:t>
      </w:r>
      <w:r>
        <w:rPr>
          <w:rStyle w:val="Emphasis"/>
          <w:rFonts w:ascii="Georgia" w:hAnsi="Georgia"/>
          <w:spacing w:val="-1"/>
          <w:sz w:val="32"/>
          <w:szCs w:val="32"/>
        </w:rPr>
        <w:t>addition</w:t>
      </w:r>
      <w:r>
        <w:rPr>
          <w:rFonts w:ascii="Georgia" w:hAnsi="Georgia"/>
          <w:spacing w:val="-1"/>
          <w:sz w:val="32"/>
          <w:szCs w:val="32"/>
        </w:rPr>
        <w:t> of some arrays. The term numpy broadcasting describes how numpy treats arrays with different shapes during arithmetic operation. The smaller array, subject to some constraints, is “broadcast” across the larger arrays so that they have compatible shapes.</w:t>
      </w:r>
    </w:p>
    <w:p w:rsidR="00B40653" w:rsidRDefault="00B40653" w:rsidP="00B40653">
      <w:pPr>
        <w:pStyle w:val="Heading2"/>
        <w:shd w:val="clear" w:color="auto" w:fill="FFFFFF"/>
        <w:spacing w:before="413"/>
        <w:rPr>
          <w:rFonts w:ascii="Lucida Sans Unicode" w:hAnsi="Lucida Sans Unicode" w:cs="Lucida Sans Unicode"/>
          <w:spacing w:val="-5"/>
          <w:sz w:val="39"/>
          <w:szCs w:val="39"/>
        </w:rPr>
      </w:pPr>
      <w:r>
        <w:rPr>
          <w:rFonts w:ascii="Lucida Sans Unicode" w:hAnsi="Lucida Sans Unicode" w:cs="Lucida Sans Unicode"/>
          <w:spacing w:val="-5"/>
          <w:sz w:val="39"/>
          <w:szCs w:val="39"/>
        </w:rPr>
        <w:t>Example:</w:t>
      </w:r>
    </w:p>
    <w:p w:rsidR="00B40653" w:rsidRDefault="00B40653" w:rsidP="00B40653">
      <w:pPr>
        <w:pStyle w:val="fm"/>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Let’s say you want to add the two following arrays:</w:t>
      </w:r>
    </w:p>
    <w:p w:rsidR="00B40653" w:rsidRDefault="00B40653" w:rsidP="00B40653">
      <w:pPr>
        <w:pStyle w:val="HTMLPreformatted"/>
      </w:pPr>
      <w:r>
        <w:rPr>
          <w:rStyle w:val="id"/>
          <w:spacing w:val="-5"/>
          <w:sz w:val="24"/>
          <w:szCs w:val="24"/>
        </w:rPr>
        <w:t>x1 = np.array([1, 2, 3, 4, 5])</w:t>
      </w:r>
      <w:r>
        <w:rPr>
          <w:spacing w:val="-5"/>
          <w:sz w:val="24"/>
          <w:szCs w:val="24"/>
        </w:rPr>
        <w:br/>
      </w:r>
      <w:r>
        <w:rPr>
          <w:rStyle w:val="id"/>
          <w:spacing w:val="-5"/>
          <w:sz w:val="24"/>
          <w:szCs w:val="24"/>
        </w:rPr>
        <w:t>x2 = np.array([5, 4, 3])</w:t>
      </w:r>
    </w:p>
    <w:p w:rsidR="00B40653" w:rsidRDefault="00B40653" w:rsidP="00B40653">
      <w:pPr>
        <w:pStyle w:val="fm"/>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If you tried to add these like this, you would get a </w:t>
      </w:r>
      <w:r>
        <w:rPr>
          <w:rStyle w:val="Emphasis"/>
          <w:rFonts w:ascii="Georgia" w:hAnsi="Georgia"/>
          <w:spacing w:val="-1"/>
          <w:sz w:val="32"/>
          <w:szCs w:val="32"/>
        </w:rPr>
        <w:t>ValueError, </w:t>
      </w:r>
      <w:r>
        <w:rPr>
          <w:rFonts w:ascii="Georgia" w:hAnsi="Georgia"/>
          <w:spacing w:val="-1"/>
          <w:sz w:val="32"/>
          <w:szCs w:val="32"/>
        </w:rPr>
        <w:t>like this:</w:t>
      </w:r>
    </w:p>
    <w:p w:rsidR="00B40653" w:rsidRDefault="00B40653" w:rsidP="00B40653">
      <w:pPr>
        <w:pStyle w:val="HTMLPreformatted"/>
      </w:pPr>
      <w:r>
        <w:rPr>
          <w:rStyle w:val="id"/>
          <w:spacing w:val="-5"/>
          <w:sz w:val="24"/>
          <w:szCs w:val="24"/>
        </w:rPr>
        <w:t>ValueError: operands could not be broadcast together with shapes (5,) (3,)</w:t>
      </w:r>
    </w:p>
    <w:p w:rsidR="00B40653" w:rsidRDefault="00B40653" w:rsidP="00B40653">
      <w:pPr>
        <w:pStyle w:val="fm"/>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Here you will first have to use </w:t>
      </w:r>
      <w:r>
        <w:rPr>
          <w:rStyle w:val="Emphasis"/>
          <w:rFonts w:ascii="Georgia" w:hAnsi="Georgia"/>
          <w:spacing w:val="-1"/>
          <w:sz w:val="32"/>
          <w:szCs w:val="32"/>
        </w:rPr>
        <w:t>np.newaxis </w:t>
      </w:r>
      <w:r>
        <w:rPr>
          <w:rFonts w:ascii="Georgia" w:hAnsi="Georgia"/>
          <w:spacing w:val="-1"/>
          <w:sz w:val="32"/>
          <w:szCs w:val="32"/>
        </w:rPr>
        <w:t>to increase the dimension of the smaller array, so Numpy can do it’s thing.</w:t>
      </w:r>
    </w:p>
    <w:p w:rsidR="00B40653" w:rsidRDefault="00B40653" w:rsidP="00B40653">
      <w:pPr>
        <w:pStyle w:val="HTMLPreformatted"/>
      </w:pPr>
      <w:r>
        <w:rPr>
          <w:rStyle w:val="id"/>
          <w:spacing w:val="-5"/>
          <w:sz w:val="24"/>
          <w:szCs w:val="24"/>
        </w:rPr>
        <w:t>In [2]: x1_new = x1[:, np.newaxis]</w:t>
      </w:r>
      <w:r>
        <w:rPr>
          <w:spacing w:val="-5"/>
          <w:sz w:val="24"/>
          <w:szCs w:val="24"/>
        </w:rPr>
        <w:br/>
      </w:r>
      <w:r>
        <w:rPr>
          <w:rStyle w:val="id"/>
          <w:spacing w:val="-5"/>
          <w:sz w:val="24"/>
          <w:szCs w:val="24"/>
        </w:rPr>
        <w:t># now, the shape of x1_new is (5, 1)</w:t>
      </w:r>
      <w:r>
        <w:rPr>
          <w:spacing w:val="-5"/>
          <w:sz w:val="24"/>
          <w:szCs w:val="24"/>
        </w:rPr>
        <w:br/>
      </w:r>
      <w:r>
        <w:rPr>
          <w:rStyle w:val="id"/>
          <w:spacing w:val="-5"/>
          <w:sz w:val="24"/>
          <w:szCs w:val="24"/>
        </w:rPr>
        <w:t># array([[1],</w:t>
      </w:r>
      <w:r>
        <w:rPr>
          <w:spacing w:val="-5"/>
          <w:sz w:val="24"/>
          <w:szCs w:val="24"/>
        </w:rPr>
        <w:br/>
      </w:r>
      <w:r>
        <w:rPr>
          <w:rStyle w:val="id"/>
          <w:spacing w:val="-5"/>
          <w:sz w:val="24"/>
          <w:szCs w:val="24"/>
        </w:rPr>
        <w:t>#        [2],</w:t>
      </w:r>
      <w:r>
        <w:rPr>
          <w:spacing w:val="-5"/>
          <w:sz w:val="24"/>
          <w:szCs w:val="24"/>
        </w:rPr>
        <w:br/>
      </w:r>
      <w:r>
        <w:rPr>
          <w:rStyle w:val="id"/>
          <w:spacing w:val="-5"/>
          <w:sz w:val="24"/>
          <w:szCs w:val="24"/>
        </w:rPr>
        <w:t>#        [3],</w:t>
      </w:r>
      <w:r>
        <w:rPr>
          <w:spacing w:val="-5"/>
          <w:sz w:val="24"/>
          <w:szCs w:val="24"/>
        </w:rPr>
        <w:br/>
      </w:r>
      <w:r>
        <w:rPr>
          <w:rStyle w:val="id"/>
          <w:spacing w:val="-5"/>
          <w:sz w:val="24"/>
          <w:szCs w:val="24"/>
        </w:rPr>
        <w:t>#        [4],</w:t>
      </w:r>
      <w:r>
        <w:rPr>
          <w:spacing w:val="-5"/>
          <w:sz w:val="24"/>
          <w:szCs w:val="24"/>
        </w:rPr>
        <w:br/>
      </w:r>
      <w:r>
        <w:rPr>
          <w:rStyle w:val="id"/>
          <w:spacing w:val="-5"/>
          <w:sz w:val="24"/>
          <w:szCs w:val="24"/>
        </w:rPr>
        <w:t>#        [5]])</w:t>
      </w:r>
    </w:p>
    <w:p w:rsidR="00B40653" w:rsidRDefault="00B40653" w:rsidP="00B40653">
      <w:pPr>
        <w:pStyle w:val="fm"/>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And then:</w:t>
      </w:r>
    </w:p>
    <w:p w:rsidR="00B40653" w:rsidRDefault="00B40653" w:rsidP="00B40653">
      <w:pPr>
        <w:pStyle w:val="HTMLPreformatted"/>
      </w:pPr>
      <w:r>
        <w:rPr>
          <w:rStyle w:val="id"/>
          <w:spacing w:val="-5"/>
          <w:sz w:val="24"/>
          <w:szCs w:val="24"/>
        </w:rPr>
        <w:t>In [3]: x1_new + x2</w:t>
      </w:r>
      <w:r>
        <w:rPr>
          <w:spacing w:val="-5"/>
          <w:sz w:val="24"/>
          <w:szCs w:val="24"/>
        </w:rPr>
        <w:br/>
      </w:r>
      <w:r>
        <w:rPr>
          <w:rStyle w:val="id"/>
          <w:spacing w:val="-5"/>
          <w:sz w:val="24"/>
          <w:szCs w:val="24"/>
        </w:rPr>
        <w:t>Out[3]:</w:t>
      </w:r>
      <w:r>
        <w:rPr>
          <w:spacing w:val="-5"/>
          <w:sz w:val="24"/>
          <w:szCs w:val="24"/>
        </w:rPr>
        <w:br/>
      </w:r>
      <w:r>
        <w:rPr>
          <w:rStyle w:val="id"/>
          <w:spacing w:val="-5"/>
          <w:sz w:val="24"/>
          <w:szCs w:val="24"/>
        </w:rPr>
        <w:t>array([[ 6,  5,  4],</w:t>
      </w:r>
      <w:r>
        <w:rPr>
          <w:spacing w:val="-5"/>
          <w:sz w:val="24"/>
          <w:szCs w:val="24"/>
        </w:rPr>
        <w:br/>
      </w:r>
      <w:r>
        <w:rPr>
          <w:rStyle w:val="id"/>
          <w:spacing w:val="-5"/>
          <w:sz w:val="24"/>
          <w:szCs w:val="24"/>
        </w:rPr>
        <w:lastRenderedPageBreak/>
        <w:t xml:space="preserve">       [ 7,  6,  5],</w:t>
      </w:r>
      <w:r>
        <w:rPr>
          <w:spacing w:val="-5"/>
          <w:sz w:val="24"/>
          <w:szCs w:val="24"/>
        </w:rPr>
        <w:br/>
      </w:r>
      <w:r>
        <w:rPr>
          <w:rStyle w:val="id"/>
          <w:spacing w:val="-5"/>
          <w:sz w:val="24"/>
          <w:szCs w:val="24"/>
        </w:rPr>
        <w:t xml:space="preserve">       [ 8,  7,  6],</w:t>
      </w:r>
      <w:r>
        <w:rPr>
          <w:spacing w:val="-5"/>
          <w:sz w:val="24"/>
          <w:szCs w:val="24"/>
        </w:rPr>
        <w:br/>
      </w:r>
      <w:r>
        <w:rPr>
          <w:rStyle w:val="id"/>
          <w:spacing w:val="-5"/>
          <w:sz w:val="24"/>
          <w:szCs w:val="24"/>
        </w:rPr>
        <w:t xml:space="preserve">       [ 9,  8,  7],</w:t>
      </w:r>
      <w:r>
        <w:rPr>
          <w:spacing w:val="-5"/>
          <w:sz w:val="24"/>
          <w:szCs w:val="24"/>
        </w:rPr>
        <w:br/>
      </w:r>
      <w:r>
        <w:rPr>
          <w:rStyle w:val="id"/>
          <w:spacing w:val="-5"/>
          <w:sz w:val="24"/>
          <w:szCs w:val="24"/>
        </w:rPr>
        <w:t xml:space="preserve">       [10,  9,  8]])</w:t>
      </w:r>
    </w:p>
    <w:p w:rsidR="00B40653" w:rsidRDefault="00B40653" w:rsidP="00B40653">
      <w:pPr>
        <w:pStyle w:val="fm"/>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Alternatively, you can add a new axis to x2, but in the end you actually get the same result.</w:t>
      </w:r>
    </w:p>
    <w:p w:rsidR="00B40653" w:rsidRDefault="00B40653" w:rsidP="00B40653">
      <w:pPr>
        <w:pStyle w:val="fm"/>
        <w:shd w:val="clear" w:color="auto" w:fill="FFFFFF"/>
        <w:spacing w:before="480" w:beforeAutospacing="0" w:after="0" w:afterAutospacing="0"/>
        <w:rPr>
          <w:rFonts w:ascii="Georgia" w:hAnsi="Georgia"/>
          <w:spacing w:val="-1"/>
          <w:sz w:val="32"/>
          <w:szCs w:val="32"/>
        </w:rPr>
      </w:pPr>
      <w:r>
        <w:rPr>
          <w:rStyle w:val="Strong"/>
          <w:rFonts w:ascii="Georgia" w:eastAsiaTheme="majorEastAsia" w:hAnsi="Georgia"/>
          <w:spacing w:val="-1"/>
          <w:sz w:val="32"/>
          <w:szCs w:val="32"/>
        </w:rPr>
        <w:t>Scenario 3</w:t>
      </w:r>
      <w:r>
        <w:rPr>
          <w:rFonts w:ascii="Georgia" w:hAnsi="Georgia"/>
          <w:spacing w:val="-1"/>
          <w:sz w:val="32"/>
          <w:szCs w:val="32"/>
        </w:rPr>
        <w:t>: You can use np.newaxis more than once to </w:t>
      </w:r>
      <w:r>
        <w:rPr>
          <w:rStyle w:val="Emphasis"/>
          <w:rFonts w:ascii="Georgia" w:hAnsi="Georgia"/>
          <w:spacing w:val="-1"/>
          <w:sz w:val="32"/>
          <w:szCs w:val="32"/>
        </w:rPr>
        <w:t>promote </w:t>
      </w:r>
      <w:r>
        <w:rPr>
          <w:rFonts w:ascii="Georgia" w:hAnsi="Georgia"/>
          <w:spacing w:val="-1"/>
          <w:sz w:val="32"/>
          <w:szCs w:val="32"/>
        </w:rPr>
        <w:t>the array to higher dimensions.</w:t>
      </w:r>
    </w:p>
    <w:p w:rsidR="00B40653" w:rsidRDefault="00B40653" w:rsidP="00B40653">
      <w:pPr>
        <w:pStyle w:val="Heading2"/>
        <w:shd w:val="clear" w:color="auto" w:fill="FFFFFF"/>
        <w:spacing w:before="413"/>
        <w:rPr>
          <w:rFonts w:ascii="Lucida Sans Unicode" w:hAnsi="Lucida Sans Unicode" w:cs="Lucida Sans Unicode"/>
          <w:spacing w:val="-5"/>
          <w:sz w:val="39"/>
          <w:szCs w:val="39"/>
        </w:rPr>
      </w:pPr>
      <w:r>
        <w:rPr>
          <w:rFonts w:ascii="Lucida Sans Unicode" w:hAnsi="Lucida Sans Unicode" w:cs="Lucida Sans Unicode"/>
          <w:spacing w:val="-5"/>
          <w:sz w:val="39"/>
          <w:szCs w:val="39"/>
        </w:rPr>
        <w:t>Example:</w:t>
      </w:r>
    </w:p>
    <w:p w:rsidR="00B40653" w:rsidRDefault="00B40653" w:rsidP="00B40653">
      <w:pPr>
        <w:pStyle w:val="HTMLPreformatted"/>
      </w:pPr>
      <w:r>
        <w:rPr>
          <w:rStyle w:val="id"/>
          <w:spacing w:val="-5"/>
          <w:sz w:val="24"/>
          <w:szCs w:val="24"/>
        </w:rPr>
        <w:t>In [124]: arr = np.arange(5*5).reshape(5,5)</w:t>
      </w:r>
      <w:r>
        <w:rPr>
          <w:spacing w:val="-5"/>
          <w:sz w:val="24"/>
          <w:szCs w:val="24"/>
        </w:rPr>
        <w:br/>
      </w:r>
      <w:r>
        <w:rPr>
          <w:spacing w:val="-5"/>
          <w:sz w:val="24"/>
          <w:szCs w:val="24"/>
        </w:rPr>
        <w:br/>
      </w:r>
      <w:r>
        <w:rPr>
          <w:rStyle w:val="id"/>
          <w:spacing w:val="-5"/>
          <w:sz w:val="24"/>
          <w:szCs w:val="24"/>
        </w:rPr>
        <w:t>In [125]: arr.shape</w:t>
      </w:r>
      <w:r>
        <w:rPr>
          <w:spacing w:val="-5"/>
          <w:sz w:val="24"/>
          <w:szCs w:val="24"/>
        </w:rPr>
        <w:br/>
      </w:r>
      <w:r>
        <w:rPr>
          <w:rStyle w:val="id"/>
          <w:spacing w:val="-5"/>
          <w:sz w:val="24"/>
          <w:szCs w:val="24"/>
        </w:rPr>
        <w:t>Out[125]: (5, 5)</w:t>
      </w:r>
      <w:r>
        <w:rPr>
          <w:spacing w:val="-5"/>
          <w:sz w:val="24"/>
          <w:szCs w:val="24"/>
        </w:rPr>
        <w:br/>
      </w:r>
      <w:r>
        <w:rPr>
          <w:spacing w:val="-5"/>
          <w:sz w:val="24"/>
          <w:szCs w:val="24"/>
        </w:rPr>
        <w:br/>
      </w:r>
      <w:r>
        <w:rPr>
          <w:rStyle w:val="id"/>
          <w:spacing w:val="-5"/>
          <w:sz w:val="24"/>
          <w:szCs w:val="24"/>
        </w:rPr>
        <w:t># promoting 2D array to a 5D array</w:t>
      </w:r>
      <w:r>
        <w:rPr>
          <w:spacing w:val="-5"/>
          <w:sz w:val="24"/>
          <w:szCs w:val="24"/>
        </w:rPr>
        <w:br/>
      </w:r>
      <w:r>
        <w:rPr>
          <w:rStyle w:val="id"/>
          <w:spacing w:val="-5"/>
          <w:sz w:val="24"/>
          <w:szCs w:val="24"/>
        </w:rPr>
        <w:t>In [126]: arr_5D = arr[np.newaxis, ..., np.newaxis, np.newaxis]</w:t>
      </w:r>
      <w:r>
        <w:rPr>
          <w:spacing w:val="-5"/>
          <w:sz w:val="24"/>
          <w:szCs w:val="24"/>
        </w:rPr>
        <w:br/>
      </w:r>
      <w:r>
        <w:rPr>
          <w:spacing w:val="-5"/>
          <w:sz w:val="24"/>
          <w:szCs w:val="24"/>
        </w:rPr>
        <w:br/>
      </w:r>
      <w:r>
        <w:rPr>
          <w:rStyle w:val="id"/>
          <w:spacing w:val="-5"/>
          <w:sz w:val="24"/>
          <w:szCs w:val="24"/>
        </w:rPr>
        <w:t>In [127]: arr_5D.shape</w:t>
      </w:r>
      <w:r>
        <w:rPr>
          <w:spacing w:val="-5"/>
          <w:sz w:val="24"/>
          <w:szCs w:val="24"/>
        </w:rPr>
        <w:br/>
      </w:r>
      <w:r>
        <w:rPr>
          <w:rStyle w:val="id"/>
          <w:spacing w:val="-5"/>
          <w:sz w:val="24"/>
          <w:szCs w:val="24"/>
        </w:rPr>
        <w:t>Out[127]: (1, 5, 5, 1, 1)</w:t>
      </w:r>
    </w:p>
    <w:p w:rsidR="00B40653" w:rsidRDefault="00B40653" w:rsidP="00B40653">
      <w:pPr>
        <w:pStyle w:val="Heading2"/>
        <w:shd w:val="clear" w:color="auto" w:fill="FFFFFF"/>
        <w:spacing w:before="413"/>
        <w:rPr>
          <w:rFonts w:ascii="Lucida Sans Unicode" w:hAnsi="Lucida Sans Unicode" w:cs="Lucida Sans Unicode"/>
          <w:spacing w:val="-5"/>
          <w:sz w:val="39"/>
          <w:szCs w:val="39"/>
        </w:rPr>
      </w:pPr>
      <w:r>
        <w:rPr>
          <w:rFonts w:ascii="Lucida Sans Unicode" w:hAnsi="Lucida Sans Unicode" w:cs="Lucida Sans Unicode"/>
          <w:spacing w:val="-5"/>
          <w:sz w:val="39"/>
          <w:szCs w:val="39"/>
        </w:rPr>
        <w:t>Np.newaxis vs np.reshape:</w:t>
      </w:r>
    </w:p>
    <w:p w:rsidR="00B40653" w:rsidRDefault="00B40653" w:rsidP="00B40653">
      <w:pPr>
        <w:pStyle w:val="fm"/>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Np.newaxis uses the slicing operator to recreate the array, while np.reshape reshapes the array to the desired layout (assuming that the dimensions match, this is </w:t>
      </w:r>
      <w:r>
        <w:rPr>
          <w:rStyle w:val="Emphasis"/>
          <w:rFonts w:ascii="Georgia" w:hAnsi="Georgia"/>
          <w:b/>
          <w:bCs/>
          <w:spacing w:val="-1"/>
          <w:sz w:val="32"/>
          <w:szCs w:val="32"/>
        </w:rPr>
        <w:t>must</w:t>
      </w:r>
      <w:r>
        <w:rPr>
          <w:rFonts w:ascii="Georgia" w:hAnsi="Georgia"/>
          <w:spacing w:val="-1"/>
          <w:sz w:val="32"/>
          <w:szCs w:val="32"/>
        </w:rPr>
        <w:t> for a</w:t>
      </w:r>
      <w:r>
        <w:rPr>
          <w:rStyle w:val="Emphasis"/>
          <w:rFonts w:ascii="Georgia" w:hAnsi="Georgia"/>
          <w:spacing w:val="-1"/>
          <w:sz w:val="32"/>
          <w:szCs w:val="32"/>
        </w:rPr>
        <w:t> reshape</w:t>
      </w:r>
      <w:r>
        <w:rPr>
          <w:rFonts w:ascii="Georgia" w:hAnsi="Georgia"/>
          <w:spacing w:val="-1"/>
          <w:sz w:val="32"/>
          <w:szCs w:val="32"/>
        </w:rPr>
        <w:t> to happen).</w:t>
      </w:r>
    </w:p>
    <w:p w:rsidR="00B40653" w:rsidRDefault="00B40653" w:rsidP="00B40653">
      <w:pPr>
        <w:pStyle w:val="Heading2"/>
        <w:shd w:val="clear" w:color="auto" w:fill="FFFFFF"/>
        <w:spacing w:before="413"/>
        <w:rPr>
          <w:rFonts w:ascii="Lucida Sans Unicode" w:hAnsi="Lucida Sans Unicode" w:cs="Lucida Sans Unicode"/>
          <w:spacing w:val="-5"/>
          <w:sz w:val="39"/>
          <w:szCs w:val="39"/>
        </w:rPr>
      </w:pPr>
      <w:r>
        <w:rPr>
          <w:rFonts w:ascii="Lucida Sans Unicode" w:hAnsi="Lucida Sans Unicode" w:cs="Lucida Sans Unicode"/>
          <w:spacing w:val="-5"/>
          <w:sz w:val="39"/>
          <w:szCs w:val="39"/>
        </w:rPr>
        <w:t>Example:</w:t>
      </w:r>
    </w:p>
    <w:p w:rsidR="00B40653" w:rsidRDefault="00B40653" w:rsidP="00B40653">
      <w:pPr>
        <w:pStyle w:val="HTMLPreformatted"/>
      </w:pPr>
      <w:r>
        <w:rPr>
          <w:rStyle w:val="id"/>
          <w:spacing w:val="-5"/>
          <w:sz w:val="24"/>
          <w:szCs w:val="24"/>
        </w:rPr>
        <w:t>In [13]: A = np.ones((3,4,5,6))</w:t>
      </w:r>
      <w:r>
        <w:rPr>
          <w:spacing w:val="-5"/>
          <w:sz w:val="24"/>
          <w:szCs w:val="24"/>
        </w:rPr>
        <w:br/>
      </w:r>
      <w:r>
        <w:rPr>
          <w:rStyle w:val="id"/>
          <w:spacing w:val="-5"/>
          <w:sz w:val="24"/>
          <w:szCs w:val="24"/>
        </w:rPr>
        <w:t>In [14]: B = np.ones((4,6))</w:t>
      </w:r>
      <w:r>
        <w:rPr>
          <w:spacing w:val="-5"/>
          <w:sz w:val="24"/>
          <w:szCs w:val="24"/>
        </w:rPr>
        <w:br/>
      </w:r>
      <w:r>
        <w:rPr>
          <w:rStyle w:val="id"/>
          <w:spacing w:val="-5"/>
          <w:sz w:val="24"/>
          <w:szCs w:val="24"/>
        </w:rPr>
        <w:t>In [15]: (A + B[:, np.newaxis, :]).shape</w:t>
      </w:r>
      <w:r>
        <w:rPr>
          <w:spacing w:val="-5"/>
          <w:sz w:val="24"/>
          <w:szCs w:val="24"/>
        </w:rPr>
        <w:br/>
      </w:r>
      <w:r>
        <w:rPr>
          <w:rStyle w:val="id"/>
          <w:spacing w:val="-5"/>
          <w:sz w:val="24"/>
          <w:szCs w:val="24"/>
        </w:rPr>
        <w:t>Out[15]: (3, 4, 5, 6)</w:t>
      </w:r>
    </w:p>
    <w:p w:rsidR="00B40653" w:rsidRDefault="00B40653" w:rsidP="00B40653">
      <w:pPr>
        <w:pStyle w:val="fm"/>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lastRenderedPageBreak/>
        <w:t>In the above example, we inserted a temporary axis between the first and second axes of B . A missing axis is filled-in here using np.newaxis to make the </w:t>
      </w:r>
      <w:hyperlink r:id="rId12" w:tgtFrame="_blank" w:history="1">
        <w:r>
          <w:rPr>
            <w:rStyle w:val="Hyperlink"/>
            <w:rFonts w:ascii="Georgia" w:hAnsi="Georgia"/>
            <w:spacing w:val="-1"/>
            <w:sz w:val="32"/>
            <w:szCs w:val="32"/>
          </w:rPr>
          <w:t>broadcasting</w:t>
        </w:r>
      </w:hyperlink>
      <w:r>
        <w:rPr>
          <w:rFonts w:ascii="Georgia" w:hAnsi="Georgia"/>
          <w:spacing w:val="-1"/>
          <w:sz w:val="32"/>
          <w:szCs w:val="32"/>
        </w:rPr>
        <w:t> operation work.</w:t>
      </w:r>
    </w:p>
    <w:p w:rsidR="00B40653" w:rsidRDefault="00B40653" w:rsidP="00B40653">
      <w:pPr>
        <w:pStyle w:val="Heading2"/>
        <w:shd w:val="clear" w:color="auto" w:fill="FFFFFF"/>
        <w:spacing w:before="413"/>
        <w:rPr>
          <w:rFonts w:ascii="Lucida Sans Unicode" w:hAnsi="Lucida Sans Unicode" w:cs="Lucida Sans Unicode"/>
          <w:spacing w:val="-5"/>
          <w:sz w:val="39"/>
          <w:szCs w:val="39"/>
        </w:rPr>
      </w:pPr>
      <w:r>
        <w:rPr>
          <w:rFonts w:ascii="Lucida Sans Unicode" w:hAnsi="Lucida Sans Unicode" w:cs="Lucida Sans Unicode"/>
          <w:spacing w:val="-5"/>
          <w:sz w:val="39"/>
          <w:szCs w:val="39"/>
        </w:rPr>
        <w:t>Note:</w:t>
      </w:r>
    </w:p>
    <w:p w:rsidR="00B40653" w:rsidRDefault="00B40653" w:rsidP="00B40653">
      <w:pPr>
        <w:pStyle w:val="fm"/>
        <w:shd w:val="clear" w:color="auto" w:fill="FFFFFF"/>
        <w:spacing w:before="206" w:beforeAutospacing="0" w:after="0" w:afterAutospacing="0"/>
        <w:rPr>
          <w:rFonts w:ascii="Georgia" w:hAnsi="Georgia"/>
          <w:spacing w:val="-1"/>
          <w:sz w:val="32"/>
          <w:szCs w:val="32"/>
        </w:rPr>
      </w:pPr>
      <w:r>
        <w:rPr>
          <w:rStyle w:val="Emphasis"/>
          <w:rFonts w:ascii="Georgia" w:hAnsi="Georgia"/>
          <w:spacing w:val="-1"/>
          <w:sz w:val="32"/>
          <w:szCs w:val="32"/>
        </w:rPr>
        <w:t>Np.newaxis</w:t>
      </w:r>
      <w:r>
        <w:rPr>
          <w:rFonts w:ascii="Georgia" w:hAnsi="Georgia"/>
          <w:spacing w:val="-1"/>
          <w:sz w:val="32"/>
          <w:szCs w:val="32"/>
        </w:rPr>
        <w:t> and </w:t>
      </w:r>
      <w:r>
        <w:rPr>
          <w:rStyle w:val="Emphasis"/>
          <w:rFonts w:ascii="Georgia" w:hAnsi="Georgia"/>
          <w:spacing w:val="-1"/>
          <w:sz w:val="32"/>
          <w:szCs w:val="32"/>
        </w:rPr>
        <w:t>None</w:t>
      </w:r>
      <w:r>
        <w:rPr>
          <w:rFonts w:ascii="Georgia" w:hAnsi="Georgia"/>
          <w:spacing w:val="-1"/>
          <w:sz w:val="32"/>
          <w:szCs w:val="32"/>
        </w:rPr>
        <w:t> are, in fact, the same objects. You can use one instead of the other:</w:t>
      </w:r>
    </w:p>
    <w:p w:rsidR="00B40653" w:rsidRDefault="00B40653" w:rsidP="00B40653">
      <w:pPr>
        <w:pStyle w:val="HTMLPreformatted"/>
        <w:rPr>
          <w:rStyle w:val="id"/>
          <w:spacing w:val="-5"/>
          <w:sz w:val="24"/>
          <w:szCs w:val="24"/>
        </w:rPr>
      </w:pPr>
      <w:r>
        <w:rPr>
          <w:rStyle w:val="id"/>
          <w:spacing w:val="-5"/>
          <w:sz w:val="24"/>
          <w:szCs w:val="24"/>
        </w:rPr>
        <w:t>In [13]: np.newaxis is None</w:t>
      </w:r>
      <w:r>
        <w:rPr>
          <w:spacing w:val="-5"/>
          <w:sz w:val="24"/>
          <w:szCs w:val="24"/>
        </w:rPr>
        <w:br/>
      </w:r>
      <w:r>
        <w:rPr>
          <w:rStyle w:val="id"/>
          <w:spacing w:val="-5"/>
          <w:sz w:val="24"/>
          <w:szCs w:val="24"/>
        </w:rPr>
        <w:t>Out[13]: True</w:t>
      </w:r>
    </w:p>
    <w:p w:rsidR="00D35D73" w:rsidRDefault="00D35D73" w:rsidP="00B40653">
      <w:pPr>
        <w:pStyle w:val="HTMLPreformatted"/>
        <w:rPr>
          <w:rStyle w:val="id"/>
          <w:spacing w:val="-5"/>
          <w:sz w:val="24"/>
          <w:szCs w:val="24"/>
        </w:rPr>
      </w:pPr>
    </w:p>
    <w:p w:rsidR="00D35D73" w:rsidRDefault="00D35D73" w:rsidP="00B40653">
      <w:pPr>
        <w:pStyle w:val="HTMLPreformatted"/>
      </w:pPr>
      <w:r>
        <w:rPr>
          <w:rStyle w:val="id"/>
          <w:spacing w:val="-5"/>
          <w:sz w:val="24"/>
          <w:szCs w:val="24"/>
        </w:rPr>
        <w:t>Calculate angle between two vectors</w:t>
      </w:r>
    </w:p>
    <w:p w:rsidR="00B40653" w:rsidRDefault="00B40653"/>
    <w:p w:rsidR="00D35D73" w:rsidRDefault="00D35D73" w:rsidP="00D35D73">
      <w:pPr>
        <w:pStyle w:val="NormalWeb"/>
        <w:shd w:val="clear" w:color="auto" w:fill="FFFFFF"/>
        <w:spacing w:before="0" w:beforeAutospacing="0" w:after="0" w:afterAutospacing="0"/>
        <w:textAlignment w:val="baseline"/>
        <w:rPr>
          <w:rFonts w:ascii="Arial" w:hAnsi="Arial" w:cs="Arial"/>
          <w:color w:val="242729"/>
          <w:sz w:val="23"/>
          <w:szCs w:val="23"/>
        </w:rPr>
      </w:pPr>
      <w:r>
        <w:rPr>
          <w:rStyle w:val="Strong"/>
          <w:rFonts w:ascii="inherit" w:hAnsi="inherit" w:cs="Arial"/>
          <w:color w:val="242729"/>
          <w:sz w:val="23"/>
          <w:szCs w:val="23"/>
          <w:bdr w:val="none" w:sz="0" w:space="0" w:color="auto" w:frame="1"/>
        </w:rPr>
        <w:t>ote</w:t>
      </w:r>
      <w:r>
        <w:rPr>
          <w:rFonts w:ascii="Arial" w:hAnsi="Arial" w:cs="Arial"/>
          <w:color w:val="242729"/>
          <w:sz w:val="23"/>
          <w:szCs w:val="23"/>
        </w:rPr>
        <w:t>: all of the other answers here will fail if the two vectors have either the same direction (ex, </w:t>
      </w:r>
      <w:r>
        <w:rPr>
          <w:rStyle w:val="HTMLCode"/>
          <w:rFonts w:ascii="Consolas" w:hAnsi="Consolas" w:cs="Consolas"/>
          <w:color w:val="242729"/>
          <w:bdr w:val="none" w:sz="0" w:space="0" w:color="auto" w:frame="1"/>
          <w:shd w:val="clear" w:color="auto" w:fill="EFF0F1"/>
        </w:rPr>
        <w:t>(1, 0, 0)</w:t>
      </w:r>
      <w:r>
        <w:rPr>
          <w:rFonts w:ascii="Arial" w:hAnsi="Arial" w:cs="Arial"/>
          <w:color w:val="242729"/>
          <w:sz w:val="23"/>
          <w:szCs w:val="23"/>
        </w:rPr>
        <w:t>, </w:t>
      </w:r>
      <w:r>
        <w:rPr>
          <w:rStyle w:val="HTMLCode"/>
          <w:rFonts w:ascii="Consolas" w:hAnsi="Consolas" w:cs="Consolas"/>
          <w:color w:val="242729"/>
          <w:bdr w:val="none" w:sz="0" w:space="0" w:color="auto" w:frame="1"/>
          <w:shd w:val="clear" w:color="auto" w:fill="EFF0F1"/>
        </w:rPr>
        <w:t>(1, 0, 0)</w:t>
      </w:r>
      <w:r>
        <w:rPr>
          <w:rFonts w:ascii="Arial" w:hAnsi="Arial" w:cs="Arial"/>
          <w:color w:val="242729"/>
          <w:sz w:val="23"/>
          <w:szCs w:val="23"/>
        </w:rPr>
        <w:t>) or opposite directions (ex, </w:t>
      </w:r>
      <w:r>
        <w:rPr>
          <w:rStyle w:val="HTMLCode"/>
          <w:rFonts w:ascii="Consolas" w:hAnsi="Consolas" w:cs="Consolas"/>
          <w:color w:val="242729"/>
          <w:bdr w:val="none" w:sz="0" w:space="0" w:color="auto" w:frame="1"/>
          <w:shd w:val="clear" w:color="auto" w:fill="EFF0F1"/>
        </w:rPr>
        <w:t>(-1, 0, 0)</w:t>
      </w:r>
      <w:r>
        <w:rPr>
          <w:rFonts w:ascii="Arial" w:hAnsi="Arial" w:cs="Arial"/>
          <w:color w:val="242729"/>
          <w:sz w:val="23"/>
          <w:szCs w:val="23"/>
        </w:rPr>
        <w:t>, </w:t>
      </w:r>
      <w:r>
        <w:rPr>
          <w:rStyle w:val="HTMLCode"/>
          <w:rFonts w:ascii="Consolas" w:hAnsi="Consolas" w:cs="Consolas"/>
          <w:color w:val="242729"/>
          <w:bdr w:val="none" w:sz="0" w:space="0" w:color="auto" w:frame="1"/>
          <w:shd w:val="clear" w:color="auto" w:fill="EFF0F1"/>
        </w:rPr>
        <w:t>(1, 0, 0)</w:t>
      </w:r>
      <w:r>
        <w:rPr>
          <w:rFonts w:ascii="Arial" w:hAnsi="Arial" w:cs="Arial"/>
          <w:color w:val="242729"/>
          <w:sz w:val="23"/>
          <w:szCs w:val="23"/>
        </w:rPr>
        <w:t>).</w:t>
      </w:r>
    </w:p>
    <w:p w:rsidR="00D35D73" w:rsidRDefault="00D35D73" w:rsidP="00D35D73">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Here is a function which will correctly handle these cases:</w:t>
      </w:r>
    </w:p>
    <w:p w:rsidR="00D35D73" w:rsidRDefault="00D35D73" w:rsidP="00D35D73">
      <w:pPr>
        <w:pStyle w:val="HTMLPreformatted"/>
        <w:shd w:val="clear" w:color="auto" w:fill="EFF0F1"/>
        <w:textAlignment w:val="baseline"/>
        <w:rPr>
          <w:rStyle w:val="pln"/>
          <w:rFonts w:ascii="inherit" w:eastAsiaTheme="majorEastAsia" w:hAnsi="inherit" w:cs="Consolas"/>
          <w:color w:val="303336"/>
          <w:bdr w:val="none" w:sz="0" w:space="0" w:color="auto" w:frame="1"/>
          <w:shd w:val="clear" w:color="auto" w:fill="EFF0F1"/>
        </w:rPr>
      </w:pPr>
      <w:r>
        <w:rPr>
          <w:rStyle w:val="kwd"/>
          <w:rFonts w:ascii="inherit" w:hAnsi="inherit" w:cs="Consolas"/>
          <w:color w:val="101094"/>
          <w:bdr w:val="none" w:sz="0" w:space="0" w:color="auto" w:frame="1"/>
          <w:shd w:val="clear" w:color="auto" w:fill="EFF0F1"/>
        </w:rPr>
        <w:t>import</w:t>
      </w:r>
      <w:r>
        <w:rPr>
          <w:rStyle w:val="pln"/>
          <w:rFonts w:ascii="inherit" w:eastAsiaTheme="majorEastAsia" w:hAnsi="inherit" w:cs="Consolas"/>
          <w:color w:val="303336"/>
          <w:bdr w:val="none" w:sz="0" w:space="0" w:color="auto" w:frame="1"/>
          <w:shd w:val="clear" w:color="auto" w:fill="EFF0F1"/>
        </w:rPr>
        <w:t xml:space="preserve"> numpy </w:t>
      </w:r>
      <w:r>
        <w:rPr>
          <w:rStyle w:val="kwd"/>
          <w:rFonts w:ascii="inherit" w:hAnsi="inherit" w:cs="Consolas"/>
          <w:color w:val="101094"/>
          <w:bdr w:val="none" w:sz="0" w:space="0" w:color="auto" w:frame="1"/>
          <w:shd w:val="clear" w:color="auto" w:fill="EFF0F1"/>
        </w:rPr>
        <w:t>as</w:t>
      </w:r>
      <w:r>
        <w:rPr>
          <w:rStyle w:val="pln"/>
          <w:rFonts w:ascii="inherit" w:eastAsiaTheme="majorEastAsia" w:hAnsi="inherit" w:cs="Consolas"/>
          <w:color w:val="303336"/>
          <w:bdr w:val="none" w:sz="0" w:space="0" w:color="auto" w:frame="1"/>
          <w:shd w:val="clear" w:color="auto" w:fill="EFF0F1"/>
        </w:rPr>
        <w:t xml:space="preserve"> np</w:t>
      </w:r>
    </w:p>
    <w:p w:rsidR="00D35D73" w:rsidRDefault="00D35D73" w:rsidP="00D35D73">
      <w:pPr>
        <w:pStyle w:val="HTMLPreformatted"/>
        <w:shd w:val="clear" w:color="auto" w:fill="EFF0F1"/>
        <w:textAlignment w:val="baseline"/>
        <w:rPr>
          <w:rStyle w:val="pln"/>
          <w:rFonts w:ascii="inherit" w:eastAsiaTheme="majorEastAsia" w:hAnsi="inherit" w:cs="Consolas"/>
          <w:color w:val="303336"/>
          <w:bdr w:val="none" w:sz="0" w:space="0" w:color="auto" w:frame="1"/>
          <w:shd w:val="clear" w:color="auto" w:fill="EFF0F1"/>
        </w:rPr>
      </w:pPr>
    </w:p>
    <w:p w:rsidR="00D35D73" w:rsidRDefault="00D35D73" w:rsidP="00D35D73">
      <w:pPr>
        <w:pStyle w:val="HTMLPreformatted"/>
        <w:shd w:val="clear" w:color="auto" w:fill="EFF0F1"/>
        <w:textAlignment w:val="baseline"/>
        <w:rPr>
          <w:rStyle w:val="pln"/>
          <w:rFonts w:ascii="inherit" w:eastAsiaTheme="majorEastAsia" w:hAnsi="inherit" w:cs="Consolas"/>
          <w:color w:val="303336"/>
          <w:bdr w:val="none" w:sz="0" w:space="0" w:color="auto" w:frame="1"/>
          <w:shd w:val="clear" w:color="auto" w:fill="EFF0F1"/>
        </w:rPr>
      </w:pPr>
      <w:r>
        <w:rPr>
          <w:rStyle w:val="kwd"/>
          <w:rFonts w:ascii="inherit" w:hAnsi="inherit" w:cs="Consolas"/>
          <w:color w:val="101094"/>
          <w:bdr w:val="none" w:sz="0" w:space="0" w:color="auto" w:frame="1"/>
          <w:shd w:val="clear" w:color="auto" w:fill="EFF0F1"/>
        </w:rPr>
        <w:t>def</w:t>
      </w:r>
      <w:r>
        <w:rPr>
          <w:rStyle w:val="pln"/>
          <w:rFonts w:ascii="inherit" w:eastAsiaTheme="majorEastAsia" w:hAnsi="inherit" w:cs="Consolas"/>
          <w:color w:val="303336"/>
          <w:bdr w:val="none" w:sz="0" w:space="0" w:color="auto" w:frame="1"/>
          <w:shd w:val="clear" w:color="auto" w:fill="EFF0F1"/>
        </w:rPr>
        <w:t xml:space="preserve"> unit_vector</w:t>
      </w:r>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vector</w:t>
      </w:r>
      <w:r>
        <w:rPr>
          <w:rStyle w:val="pun"/>
          <w:rFonts w:ascii="inherit" w:hAnsi="inherit" w:cs="Consolas"/>
          <w:color w:val="303336"/>
          <w:bdr w:val="none" w:sz="0" w:space="0" w:color="auto" w:frame="1"/>
          <w:shd w:val="clear" w:color="auto" w:fill="EFF0F1"/>
        </w:rPr>
        <w:t>):</w:t>
      </w:r>
    </w:p>
    <w:p w:rsidR="00D35D73" w:rsidRDefault="00D35D73" w:rsidP="00D35D73">
      <w:pPr>
        <w:pStyle w:val="HTMLPreformatted"/>
        <w:shd w:val="clear" w:color="auto" w:fill="EFF0F1"/>
        <w:textAlignment w:val="baseline"/>
        <w:rPr>
          <w:rStyle w:val="pln"/>
          <w:rFonts w:ascii="inherit" w:eastAsiaTheme="majorEastAsia" w:hAnsi="inherit" w:cs="Consolas"/>
          <w:color w:val="303336"/>
          <w:bdr w:val="none" w:sz="0" w:space="0" w:color="auto" w:frame="1"/>
          <w:shd w:val="clear" w:color="auto" w:fill="EFF0F1"/>
        </w:rPr>
      </w:pPr>
      <w:r>
        <w:rPr>
          <w:rStyle w:val="pln"/>
          <w:rFonts w:ascii="inherit" w:eastAsiaTheme="majorEastAsia" w:hAnsi="inherit" w:cs="Consolas"/>
          <w:color w:val="303336"/>
          <w:bdr w:val="none" w:sz="0" w:space="0" w:color="auto" w:frame="1"/>
          <w:shd w:val="clear" w:color="auto" w:fill="EFF0F1"/>
        </w:rPr>
        <w:t xml:space="preserve">    </w:t>
      </w:r>
      <w:r>
        <w:rPr>
          <w:rStyle w:val="str"/>
          <w:rFonts w:ascii="inherit" w:hAnsi="inherit" w:cs="Consolas"/>
          <w:color w:val="7D2727"/>
          <w:bdr w:val="none" w:sz="0" w:space="0" w:color="auto" w:frame="1"/>
          <w:shd w:val="clear" w:color="auto" w:fill="EFF0F1"/>
        </w:rPr>
        <w:t>""" Returns the unit vector of the vector.  """</w:t>
      </w:r>
    </w:p>
    <w:p w:rsidR="00D35D73" w:rsidRDefault="00D35D73" w:rsidP="00D35D73">
      <w:pPr>
        <w:pStyle w:val="HTMLPreformatted"/>
        <w:shd w:val="clear" w:color="auto" w:fill="EFF0F1"/>
        <w:textAlignment w:val="baseline"/>
        <w:rPr>
          <w:rStyle w:val="pln"/>
          <w:rFonts w:ascii="inherit" w:eastAsiaTheme="majorEastAsia" w:hAnsi="inherit" w:cs="Consolas"/>
          <w:color w:val="303336"/>
          <w:bdr w:val="none" w:sz="0" w:space="0" w:color="auto" w:frame="1"/>
          <w:shd w:val="clear" w:color="auto" w:fill="EFF0F1"/>
        </w:rPr>
      </w:pPr>
      <w:r>
        <w:rPr>
          <w:rStyle w:val="pln"/>
          <w:rFonts w:ascii="inherit" w:eastAsiaTheme="majorEastAsia"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return</w:t>
      </w:r>
      <w:r>
        <w:rPr>
          <w:rStyle w:val="pln"/>
          <w:rFonts w:ascii="inherit" w:eastAsiaTheme="majorEastAsia" w:hAnsi="inherit" w:cs="Consolas"/>
          <w:color w:val="303336"/>
          <w:bdr w:val="none" w:sz="0" w:space="0" w:color="auto" w:frame="1"/>
          <w:shd w:val="clear" w:color="auto" w:fill="EFF0F1"/>
        </w:rPr>
        <w:t xml:space="preserve"> vector </w:t>
      </w:r>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 xml:space="preserve"> np</w:t>
      </w:r>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linalg</w:t>
      </w:r>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norm</w:t>
      </w:r>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vector</w:t>
      </w:r>
      <w:r>
        <w:rPr>
          <w:rStyle w:val="pun"/>
          <w:rFonts w:ascii="inherit" w:hAnsi="inherit" w:cs="Consolas"/>
          <w:color w:val="303336"/>
          <w:bdr w:val="none" w:sz="0" w:space="0" w:color="auto" w:frame="1"/>
          <w:shd w:val="clear" w:color="auto" w:fill="EFF0F1"/>
        </w:rPr>
        <w:t>)</w:t>
      </w:r>
    </w:p>
    <w:p w:rsidR="00D35D73" w:rsidRDefault="00D35D73" w:rsidP="00D35D73">
      <w:pPr>
        <w:pStyle w:val="HTMLPreformatted"/>
        <w:shd w:val="clear" w:color="auto" w:fill="EFF0F1"/>
        <w:textAlignment w:val="baseline"/>
        <w:rPr>
          <w:rStyle w:val="pln"/>
          <w:rFonts w:ascii="inherit" w:eastAsiaTheme="majorEastAsia" w:hAnsi="inherit" w:cs="Consolas"/>
          <w:color w:val="303336"/>
          <w:bdr w:val="none" w:sz="0" w:space="0" w:color="auto" w:frame="1"/>
          <w:shd w:val="clear" w:color="auto" w:fill="EFF0F1"/>
        </w:rPr>
      </w:pPr>
    </w:p>
    <w:p w:rsidR="00D35D73" w:rsidRDefault="00D35D73" w:rsidP="00D35D73">
      <w:pPr>
        <w:pStyle w:val="HTMLPreformatted"/>
        <w:shd w:val="clear" w:color="auto" w:fill="EFF0F1"/>
        <w:textAlignment w:val="baseline"/>
        <w:rPr>
          <w:rStyle w:val="pln"/>
          <w:rFonts w:ascii="inherit" w:eastAsiaTheme="majorEastAsia" w:hAnsi="inherit" w:cs="Consolas"/>
          <w:color w:val="303336"/>
          <w:bdr w:val="none" w:sz="0" w:space="0" w:color="auto" w:frame="1"/>
          <w:shd w:val="clear" w:color="auto" w:fill="EFF0F1"/>
        </w:rPr>
      </w:pPr>
      <w:r>
        <w:rPr>
          <w:rStyle w:val="kwd"/>
          <w:rFonts w:ascii="inherit" w:hAnsi="inherit" w:cs="Consolas"/>
          <w:color w:val="101094"/>
          <w:bdr w:val="none" w:sz="0" w:space="0" w:color="auto" w:frame="1"/>
          <w:shd w:val="clear" w:color="auto" w:fill="EFF0F1"/>
        </w:rPr>
        <w:t>def</w:t>
      </w:r>
      <w:r>
        <w:rPr>
          <w:rStyle w:val="pln"/>
          <w:rFonts w:ascii="inherit" w:eastAsiaTheme="majorEastAsia" w:hAnsi="inherit" w:cs="Consolas"/>
          <w:color w:val="303336"/>
          <w:bdr w:val="none" w:sz="0" w:space="0" w:color="auto" w:frame="1"/>
          <w:shd w:val="clear" w:color="auto" w:fill="EFF0F1"/>
        </w:rPr>
        <w:t xml:space="preserve"> angle_between</w:t>
      </w:r>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v1</w:t>
      </w:r>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 xml:space="preserve"> v2</w:t>
      </w:r>
      <w:r>
        <w:rPr>
          <w:rStyle w:val="pun"/>
          <w:rFonts w:ascii="inherit" w:hAnsi="inherit" w:cs="Consolas"/>
          <w:color w:val="303336"/>
          <w:bdr w:val="none" w:sz="0" w:space="0" w:color="auto" w:frame="1"/>
          <w:shd w:val="clear" w:color="auto" w:fill="EFF0F1"/>
        </w:rPr>
        <w:t>):</w:t>
      </w:r>
    </w:p>
    <w:p w:rsidR="00D35D73" w:rsidRDefault="00D35D73" w:rsidP="00D35D73">
      <w:pPr>
        <w:pStyle w:val="HTMLPreformatted"/>
        <w:shd w:val="clear" w:color="auto" w:fill="EFF0F1"/>
        <w:textAlignment w:val="baseline"/>
        <w:rPr>
          <w:rStyle w:val="str"/>
          <w:rFonts w:ascii="inherit" w:hAnsi="inherit" w:cs="Consolas"/>
          <w:color w:val="7D2727"/>
          <w:bdr w:val="none" w:sz="0" w:space="0" w:color="auto" w:frame="1"/>
          <w:shd w:val="clear" w:color="auto" w:fill="EFF0F1"/>
        </w:rPr>
      </w:pPr>
      <w:r>
        <w:rPr>
          <w:rStyle w:val="pln"/>
          <w:rFonts w:ascii="inherit" w:eastAsiaTheme="majorEastAsia" w:hAnsi="inherit" w:cs="Consolas"/>
          <w:color w:val="303336"/>
          <w:bdr w:val="none" w:sz="0" w:space="0" w:color="auto" w:frame="1"/>
          <w:shd w:val="clear" w:color="auto" w:fill="EFF0F1"/>
        </w:rPr>
        <w:t xml:space="preserve">    </w:t>
      </w:r>
      <w:r>
        <w:rPr>
          <w:rStyle w:val="str"/>
          <w:rFonts w:ascii="inherit" w:hAnsi="inherit" w:cs="Consolas"/>
          <w:color w:val="7D2727"/>
          <w:bdr w:val="none" w:sz="0" w:space="0" w:color="auto" w:frame="1"/>
          <w:shd w:val="clear" w:color="auto" w:fill="EFF0F1"/>
        </w:rPr>
        <w:t>""" Returns the angle in radians between vectors 'v1' and 'v2'::</w:t>
      </w:r>
    </w:p>
    <w:p w:rsidR="00D35D73" w:rsidRDefault="00D35D73" w:rsidP="00D35D73">
      <w:pPr>
        <w:pStyle w:val="HTMLPreformatted"/>
        <w:shd w:val="clear" w:color="auto" w:fill="EFF0F1"/>
        <w:textAlignment w:val="baseline"/>
        <w:rPr>
          <w:rStyle w:val="str"/>
          <w:rFonts w:ascii="inherit" w:hAnsi="inherit" w:cs="Consolas"/>
          <w:color w:val="7D2727"/>
          <w:bdr w:val="none" w:sz="0" w:space="0" w:color="auto" w:frame="1"/>
          <w:shd w:val="clear" w:color="auto" w:fill="EFF0F1"/>
        </w:rPr>
      </w:pPr>
    </w:p>
    <w:p w:rsidR="00D35D73" w:rsidRDefault="00D35D73" w:rsidP="00D35D73">
      <w:pPr>
        <w:pStyle w:val="HTMLPreformatted"/>
        <w:shd w:val="clear" w:color="auto" w:fill="EFF0F1"/>
        <w:textAlignment w:val="baseline"/>
        <w:rPr>
          <w:rStyle w:val="str"/>
          <w:rFonts w:ascii="inherit" w:hAnsi="inherit" w:cs="Consolas"/>
          <w:color w:val="7D2727"/>
          <w:bdr w:val="none" w:sz="0" w:space="0" w:color="auto" w:frame="1"/>
          <w:shd w:val="clear" w:color="auto" w:fill="EFF0F1"/>
        </w:rPr>
      </w:pPr>
      <w:r>
        <w:rPr>
          <w:rStyle w:val="str"/>
          <w:rFonts w:ascii="inherit" w:hAnsi="inherit" w:cs="Consolas"/>
          <w:color w:val="7D2727"/>
          <w:bdr w:val="none" w:sz="0" w:space="0" w:color="auto" w:frame="1"/>
          <w:shd w:val="clear" w:color="auto" w:fill="EFF0F1"/>
        </w:rPr>
        <w:t xml:space="preserve">            &gt;&gt;&gt; angle_between((1, 0, 0), (0, 1, 0))</w:t>
      </w:r>
    </w:p>
    <w:p w:rsidR="00D35D73" w:rsidRDefault="00D35D73" w:rsidP="00D35D73">
      <w:pPr>
        <w:pStyle w:val="HTMLPreformatted"/>
        <w:shd w:val="clear" w:color="auto" w:fill="EFF0F1"/>
        <w:textAlignment w:val="baseline"/>
        <w:rPr>
          <w:rStyle w:val="str"/>
          <w:rFonts w:ascii="inherit" w:hAnsi="inherit" w:cs="Consolas"/>
          <w:color w:val="7D2727"/>
          <w:bdr w:val="none" w:sz="0" w:space="0" w:color="auto" w:frame="1"/>
          <w:shd w:val="clear" w:color="auto" w:fill="EFF0F1"/>
        </w:rPr>
      </w:pPr>
      <w:r>
        <w:rPr>
          <w:rStyle w:val="str"/>
          <w:rFonts w:ascii="inherit" w:hAnsi="inherit" w:cs="Consolas"/>
          <w:color w:val="7D2727"/>
          <w:bdr w:val="none" w:sz="0" w:space="0" w:color="auto" w:frame="1"/>
          <w:shd w:val="clear" w:color="auto" w:fill="EFF0F1"/>
        </w:rPr>
        <w:t xml:space="preserve">            1.5707963267948966</w:t>
      </w:r>
    </w:p>
    <w:p w:rsidR="00D35D73" w:rsidRDefault="00D35D73" w:rsidP="00D35D73">
      <w:pPr>
        <w:pStyle w:val="HTMLPreformatted"/>
        <w:shd w:val="clear" w:color="auto" w:fill="EFF0F1"/>
        <w:textAlignment w:val="baseline"/>
        <w:rPr>
          <w:rStyle w:val="str"/>
          <w:rFonts w:ascii="inherit" w:hAnsi="inherit" w:cs="Consolas"/>
          <w:color w:val="7D2727"/>
          <w:bdr w:val="none" w:sz="0" w:space="0" w:color="auto" w:frame="1"/>
          <w:shd w:val="clear" w:color="auto" w:fill="EFF0F1"/>
        </w:rPr>
      </w:pPr>
      <w:r>
        <w:rPr>
          <w:rStyle w:val="str"/>
          <w:rFonts w:ascii="inherit" w:hAnsi="inherit" w:cs="Consolas"/>
          <w:color w:val="7D2727"/>
          <w:bdr w:val="none" w:sz="0" w:space="0" w:color="auto" w:frame="1"/>
          <w:shd w:val="clear" w:color="auto" w:fill="EFF0F1"/>
        </w:rPr>
        <w:t xml:space="preserve">            &gt;&gt;&gt; angle_between((1, 0, 0), (1, 0, 0))</w:t>
      </w:r>
    </w:p>
    <w:p w:rsidR="00D35D73" w:rsidRDefault="00D35D73" w:rsidP="00D35D73">
      <w:pPr>
        <w:pStyle w:val="HTMLPreformatted"/>
        <w:shd w:val="clear" w:color="auto" w:fill="EFF0F1"/>
        <w:textAlignment w:val="baseline"/>
        <w:rPr>
          <w:rStyle w:val="str"/>
          <w:rFonts w:ascii="inherit" w:hAnsi="inherit" w:cs="Consolas"/>
          <w:color w:val="7D2727"/>
          <w:bdr w:val="none" w:sz="0" w:space="0" w:color="auto" w:frame="1"/>
          <w:shd w:val="clear" w:color="auto" w:fill="EFF0F1"/>
        </w:rPr>
      </w:pPr>
      <w:r>
        <w:rPr>
          <w:rStyle w:val="str"/>
          <w:rFonts w:ascii="inherit" w:hAnsi="inherit" w:cs="Consolas"/>
          <w:color w:val="7D2727"/>
          <w:bdr w:val="none" w:sz="0" w:space="0" w:color="auto" w:frame="1"/>
          <w:shd w:val="clear" w:color="auto" w:fill="EFF0F1"/>
        </w:rPr>
        <w:t xml:space="preserve">            0.0</w:t>
      </w:r>
    </w:p>
    <w:p w:rsidR="00D35D73" w:rsidRDefault="00D35D73" w:rsidP="00D35D73">
      <w:pPr>
        <w:pStyle w:val="HTMLPreformatted"/>
        <w:shd w:val="clear" w:color="auto" w:fill="EFF0F1"/>
        <w:textAlignment w:val="baseline"/>
        <w:rPr>
          <w:rStyle w:val="str"/>
          <w:rFonts w:ascii="inherit" w:hAnsi="inherit" w:cs="Consolas"/>
          <w:color w:val="7D2727"/>
          <w:bdr w:val="none" w:sz="0" w:space="0" w:color="auto" w:frame="1"/>
          <w:shd w:val="clear" w:color="auto" w:fill="EFF0F1"/>
        </w:rPr>
      </w:pPr>
      <w:r>
        <w:rPr>
          <w:rStyle w:val="str"/>
          <w:rFonts w:ascii="inherit" w:hAnsi="inherit" w:cs="Consolas"/>
          <w:color w:val="7D2727"/>
          <w:bdr w:val="none" w:sz="0" w:space="0" w:color="auto" w:frame="1"/>
          <w:shd w:val="clear" w:color="auto" w:fill="EFF0F1"/>
        </w:rPr>
        <w:t xml:space="preserve">            &gt;&gt;&gt; angle_between((1, 0, 0), (-1, 0, 0))</w:t>
      </w:r>
    </w:p>
    <w:p w:rsidR="00D35D73" w:rsidRDefault="00D35D73" w:rsidP="00D35D73">
      <w:pPr>
        <w:pStyle w:val="HTMLPreformatted"/>
        <w:shd w:val="clear" w:color="auto" w:fill="EFF0F1"/>
        <w:textAlignment w:val="baseline"/>
        <w:rPr>
          <w:rStyle w:val="str"/>
          <w:rFonts w:ascii="inherit" w:hAnsi="inherit" w:cs="Consolas"/>
          <w:color w:val="7D2727"/>
          <w:bdr w:val="none" w:sz="0" w:space="0" w:color="auto" w:frame="1"/>
          <w:shd w:val="clear" w:color="auto" w:fill="EFF0F1"/>
        </w:rPr>
      </w:pPr>
      <w:r>
        <w:rPr>
          <w:rStyle w:val="str"/>
          <w:rFonts w:ascii="inherit" w:hAnsi="inherit" w:cs="Consolas"/>
          <w:color w:val="7D2727"/>
          <w:bdr w:val="none" w:sz="0" w:space="0" w:color="auto" w:frame="1"/>
          <w:shd w:val="clear" w:color="auto" w:fill="EFF0F1"/>
        </w:rPr>
        <w:t xml:space="preserve">            3.141592653589793</w:t>
      </w:r>
    </w:p>
    <w:p w:rsidR="00D35D73" w:rsidRDefault="00D35D73" w:rsidP="00D35D73">
      <w:pPr>
        <w:pStyle w:val="HTMLPreformatted"/>
        <w:shd w:val="clear" w:color="auto" w:fill="EFF0F1"/>
        <w:textAlignment w:val="baseline"/>
        <w:rPr>
          <w:rStyle w:val="pln"/>
          <w:rFonts w:ascii="inherit" w:eastAsiaTheme="majorEastAsia" w:hAnsi="inherit" w:cs="Consolas"/>
          <w:color w:val="303336"/>
          <w:bdr w:val="none" w:sz="0" w:space="0" w:color="auto" w:frame="1"/>
          <w:shd w:val="clear" w:color="auto" w:fill="EFF0F1"/>
        </w:rPr>
      </w:pPr>
      <w:r>
        <w:rPr>
          <w:rStyle w:val="str"/>
          <w:rFonts w:ascii="inherit" w:hAnsi="inherit" w:cs="Consolas"/>
          <w:color w:val="7D2727"/>
          <w:bdr w:val="none" w:sz="0" w:space="0" w:color="auto" w:frame="1"/>
          <w:shd w:val="clear" w:color="auto" w:fill="EFF0F1"/>
        </w:rPr>
        <w:t xml:space="preserve">    """</w:t>
      </w:r>
    </w:p>
    <w:p w:rsidR="00D35D73" w:rsidRDefault="00D35D73" w:rsidP="00D35D73">
      <w:pPr>
        <w:pStyle w:val="HTMLPreformatted"/>
        <w:shd w:val="clear" w:color="auto" w:fill="EFF0F1"/>
        <w:textAlignment w:val="baseline"/>
        <w:rPr>
          <w:rStyle w:val="pln"/>
          <w:rFonts w:ascii="inherit" w:eastAsiaTheme="majorEastAsia" w:hAnsi="inherit" w:cs="Consolas"/>
          <w:color w:val="303336"/>
          <w:bdr w:val="none" w:sz="0" w:space="0" w:color="auto" w:frame="1"/>
          <w:shd w:val="clear" w:color="auto" w:fill="EFF0F1"/>
        </w:rPr>
      </w:pPr>
      <w:r>
        <w:rPr>
          <w:rStyle w:val="pln"/>
          <w:rFonts w:ascii="inherit" w:eastAsiaTheme="majorEastAsia" w:hAnsi="inherit" w:cs="Consolas"/>
          <w:color w:val="303336"/>
          <w:bdr w:val="none" w:sz="0" w:space="0" w:color="auto" w:frame="1"/>
          <w:shd w:val="clear" w:color="auto" w:fill="EFF0F1"/>
        </w:rPr>
        <w:t xml:space="preserve">    v1_u </w:t>
      </w:r>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 xml:space="preserve"> unit_vector</w:t>
      </w:r>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v1</w:t>
      </w:r>
      <w:r>
        <w:rPr>
          <w:rStyle w:val="pun"/>
          <w:rFonts w:ascii="inherit" w:hAnsi="inherit" w:cs="Consolas"/>
          <w:color w:val="303336"/>
          <w:bdr w:val="none" w:sz="0" w:space="0" w:color="auto" w:frame="1"/>
          <w:shd w:val="clear" w:color="auto" w:fill="EFF0F1"/>
        </w:rPr>
        <w:t>)</w:t>
      </w:r>
    </w:p>
    <w:p w:rsidR="00D35D73" w:rsidRDefault="00D35D73" w:rsidP="00D35D73">
      <w:pPr>
        <w:pStyle w:val="HTMLPreformatted"/>
        <w:shd w:val="clear" w:color="auto" w:fill="EFF0F1"/>
        <w:textAlignment w:val="baseline"/>
        <w:rPr>
          <w:rStyle w:val="pln"/>
          <w:rFonts w:ascii="inherit" w:eastAsiaTheme="majorEastAsia" w:hAnsi="inherit" w:cs="Consolas"/>
          <w:color w:val="303336"/>
          <w:bdr w:val="none" w:sz="0" w:space="0" w:color="auto" w:frame="1"/>
          <w:shd w:val="clear" w:color="auto" w:fill="EFF0F1"/>
        </w:rPr>
      </w:pPr>
      <w:r>
        <w:rPr>
          <w:rStyle w:val="pln"/>
          <w:rFonts w:ascii="inherit" w:eastAsiaTheme="majorEastAsia" w:hAnsi="inherit" w:cs="Consolas"/>
          <w:color w:val="303336"/>
          <w:bdr w:val="none" w:sz="0" w:space="0" w:color="auto" w:frame="1"/>
          <w:shd w:val="clear" w:color="auto" w:fill="EFF0F1"/>
        </w:rPr>
        <w:t xml:space="preserve">    v2_u </w:t>
      </w:r>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 xml:space="preserve"> unit_vector</w:t>
      </w:r>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v2</w:t>
      </w:r>
      <w:r>
        <w:rPr>
          <w:rStyle w:val="pun"/>
          <w:rFonts w:ascii="inherit" w:hAnsi="inherit" w:cs="Consolas"/>
          <w:color w:val="303336"/>
          <w:bdr w:val="none" w:sz="0" w:space="0" w:color="auto" w:frame="1"/>
          <w:shd w:val="clear" w:color="auto" w:fill="EFF0F1"/>
        </w:rPr>
        <w:t>)</w:t>
      </w:r>
    </w:p>
    <w:p w:rsidR="00D35D73" w:rsidRDefault="00D35D73" w:rsidP="00D35D73">
      <w:pPr>
        <w:pStyle w:val="HTMLPreformatted"/>
        <w:shd w:val="clear" w:color="auto" w:fill="EFF0F1"/>
        <w:textAlignment w:val="baseline"/>
        <w:rPr>
          <w:rFonts w:ascii="Consolas" w:hAnsi="Consolas" w:cs="Consolas"/>
          <w:color w:val="393318"/>
        </w:rPr>
      </w:pPr>
      <w:r>
        <w:rPr>
          <w:rStyle w:val="pln"/>
          <w:rFonts w:ascii="inherit" w:eastAsiaTheme="majorEastAsia"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return</w:t>
      </w:r>
      <w:r>
        <w:rPr>
          <w:rStyle w:val="pln"/>
          <w:rFonts w:ascii="inherit" w:eastAsiaTheme="majorEastAsia" w:hAnsi="inherit" w:cs="Consolas"/>
          <w:color w:val="303336"/>
          <w:bdr w:val="none" w:sz="0" w:space="0" w:color="auto" w:frame="1"/>
          <w:shd w:val="clear" w:color="auto" w:fill="EFF0F1"/>
        </w:rPr>
        <w:t xml:space="preserve"> np</w:t>
      </w:r>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arccos</w:t>
      </w:r>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np</w:t>
      </w:r>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clip</w:t>
      </w:r>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np</w:t>
      </w:r>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dot</w:t>
      </w:r>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v1_u</w:t>
      </w:r>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 xml:space="preserve"> v2_u</w:t>
      </w:r>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r>
        <w:rPr>
          <w:rStyle w:val="lit"/>
          <w:rFonts w:ascii="inherit" w:hAnsi="inherit" w:cs="Consolas"/>
          <w:color w:val="7D2727"/>
          <w:bdr w:val="none" w:sz="0" w:space="0" w:color="auto" w:frame="1"/>
          <w:shd w:val="clear" w:color="auto" w:fill="EFF0F1"/>
        </w:rPr>
        <w:t>1.0</w:t>
      </w:r>
      <w:r>
        <w:rPr>
          <w:rStyle w:val="pun"/>
          <w:rFonts w:ascii="inherit" w:hAnsi="inherit" w:cs="Consolas"/>
          <w:color w:val="303336"/>
          <w:bdr w:val="none" w:sz="0" w:space="0" w:color="auto" w:frame="1"/>
          <w:shd w:val="clear" w:color="auto" w:fill="EFF0F1"/>
        </w:rPr>
        <w:t>,</w:t>
      </w:r>
      <w:r>
        <w:rPr>
          <w:rStyle w:val="pln"/>
          <w:rFonts w:ascii="inherit" w:eastAsiaTheme="majorEastAsia" w:hAnsi="inherit" w:cs="Consolas"/>
          <w:color w:val="303336"/>
          <w:bdr w:val="none" w:sz="0" w:space="0" w:color="auto" w:frame="1"/>
          <w:shd w:val="clear" w:color="auto" w:fill="EFF0F1"/>
        </w:rPr>
        <w:t xml:space="preserve"> </w:t>
      </w:r>
      <w:r>
        <w:rPr>
          <w:rStyle w:val="lit"/>
          <w:rFonts w:ascii="inherit" w:hAnsi="inherit" w:cs="Consolas"/>
          <w:color w:val="7D2727"/>
          <w:bdr w:val="none" w:sz="0" w:space="0" w:color="auto" w:frame="1"/>
          <w:shd w:val="clear" w:color="auto" w:fill="EFF0F1"/>
        </w:rPr>
        <w:t>1.0</w:t>
      </w:r>
      <w:r>
        <w:rPr>
          <w:rStyle w:val="pun"/>
          <w:rFonts w:ascii="inherit" w:hAnsi="inherit" w:cs="Consolas"/>
          <w:color w:val="303336"/>
          <w:bdr w:val="none" w:sz="0" w:space="0" w:color="auto" w:frame="1"/>
          <w:shd w:val="clear" w:color="auto" w:fill="EFF0F1"/>
        </w:rPr>
        <w:t>)</w:t>
      </w:r>
      <w:r w:rsidR="00CB030C">
        <w:rPr>
          <w:rStyle w:val="pun"/>
          <w:rFonts w:ascii="inherit" w:hAnsi="inherit" w:cs="Consolas"/>
          <w:color w:val="303336"/>
          <w:bdr w:val="none" w:sz="0" w:space="0" w:color="auto" w:frame="1"/>
          <w:shd w:val="clear" w:color="auto" w:fill="EFF0F1"/>
        </w:rPr>
        <w:t>)</w:t>
      </w:r>
    </w:p>
    <w:p w:rsidR="00CB030C" w:rsidRDefault="00CB030C" w:rsidP="00CB030C">
      <w:pPr>
        <w:pStyle w:val="Heading1"/>
        <w:pBdr>
          <w:bottom w:val="single" w:sz="2" w:space="0" w:color="CCCCCC"/>
        </w:pBdr>
        <w:shd w:val="clear" w:color="auto" w:fill="FFFFFF"/>
        <w:spacing w:before="143" w:beforeAutospacing="0" w:after="120" w:afterAutospacing="0" w:line="570" w:lineRule="atLeast"/>
        <w:rPr>
          <w:rFonts w:ascii="Trebuchet MS" w:hAnsi="Trebuchet MS"/>
          <w:color w:val="555555"/>
          <w:sz w:val="39"/>
          <w:szCs w:val="39"/>
        </w:rPr>
      </w:pPr>
      <w:r>
        <w:rPr>
          <w:rFonts w:ascii="Trebuchet MS" w:hAnsi="Trebuchet MS"/>
          <w:color w:val="555555"/>
          <w:sz w:val="39"/>
          <w:szCs w:val="39"/>
        </w:rPr>
        <w:t>numpy.clip</w:t>
      </w:r>
      <w:hyperlink r:id="rId13" w:anchor="numpy-clip" w:tooltip="Permalink to this headline" w:history="1">
        <w:r>
          <w:rPr>
            <w:rStyle w:val="Hyperlink"/>
            <w:rFonts w:ascii="Trebuchet MS" w:hAnsi="Trebuchet MS"/>
            <w:color w:val="555555"/>
            <w:sz w:val="39"/>
            <w:szCs w:val="39"/>
          </w:rPr>
          <w:t>¶</w:t>
        </w:r>
      </w:hyperlink>
    </w:p>
    <w:p w:rsidR="00CB030C" w:rsidRDefault="00CB030C" w:rsidP="00CB030C">
      <w:pPr>
        <w:shd w:val="clear" w:color="auto" w:fill="FFFFFF"/>
        <w:spacing w:line="285" w:lineRule="atLeast"/>
        <w:rPr>
          <w:rFonts w:ascii="Arial" w:hAnsi="Arial" w:cs="Arial"/>
          <w:b/>
          <w:bCs/>
          <w:color w:val="333333"/>
          <w:sz w:val="20"/>
          <w:szCs w:val="20"/>
        </w:rPr>
      </w:pPr>
      <w:r>
        <w:rPr>
          <w:rStyle w:val="HTMLCode"/>
          <w:rFonts w:eastAsiaTheme="minorHAnsi"/>
          <w:b/>
          <w:bCs/>
          <w:color w:val="333333"/>
        </w:rPr>
        <w:t>numpy.</w:t>
      </w:r>
      <w:r>
        <w:rPr>
          <w:rStyle w:val="HTMLCode"/>
          <w:rFonts w:ascii="inherit" w:eastAsiaTheme="minorHAnsi" w:hAnsi="inherit"/>
          <w:b/>
          <w:bCs/>
          <w:color w:val="333333"/>
          <w:sz w:val="24"/>
          <w:szCs w:val="24"/>
        </w:rPr>
        <w:t>clip</w:t>
      </w:r>
      <w:r>
        <w:rPr>
          <w:rStyle w:val="sig-paren"/>
          <w:rFonts w:ascii="Arial" w:hAnsi="Arial" w:cs="Arial"/>
          <w:b/>
          <w:bCs/>
          <w:color w:val="333333"/>
        </w:rPr>
        <w:t>(</w:t>
      </w:r>
      <w:r>
        <w:rPr>
          <w:rStyle w:val="Emphasis"/>
          <w:rFonts w:ascii="Arial" w:hAnsi="Arial" w:cs="Arial"/>
          <w:color w:val="333333"/>
          <w:sz w:val="20"/>
          <w:szCs w:val="20"/>
        </w:rPr>
        <w:t>a</w:t>
      </w:r>
      <w:r>
        <w:rPr>
          <w:rFonts w:ascii="Arial" w:hAnsi="Arial" w:cs="Arial"/>
          <w:b/>
          <w:bCs/>
          <w:color w:val="333333"/>
          <w:sz w:val="20"/>
          <w:szCs w:val="20"/>
        </w:rPr>
        <w:t>, </w:t>
      </w:r>
      <w:r>
        <w:rPr>
          <w:rStyle w:val="Emphasis"/>
          <w:rFonts w:ascii="Arial" w:hAnsi="Arial" w:cs="Arial"/>
          <w:color w:val="333333"/>
          <w:sz w:val="20"/>
          <w:szCs w:val="20"/>
        </w:rPr>
        <w:t>a_min</w:t>
      </w:r>
      <w:r>
        <w:rPr>
          <w:rFonts w:ascii="Arial" w:hAnsi="Arial" w:cs="Arial"/>
          <w:b/>
          <w:bCs/>
          <w:color w:val="333333"/>
          <w:sz w:val="20"/>
          <w:szCs w:val="20"/>
        </w:rPr>
        <w:t>, </w:t>
      </w:r>
      <w:r>
        <w:rPr>
          <w:rStyle w:val="Emphasis"/>
          <w:rFonts w:ascii="Arial" w:hAnsi="Arial" w:cs="Arial"/>
          <w:color w:val="333333"/>
          <w:sz w:val="20"/>
          <w:szCs w:val="20"/>
        </w:rPr>
        <w:t>a_max</w:t>
      </w:r>
      <w:r>
        <w:rPr>
          <w:rFonts w:ascii="Arial" w:hAnsi="Arial" w:cs="Arial"/>
          <w:b/>
          <w:bCs/>
          <w:color w:val="333333"/>
          <w:sz w:val="20"/>
          <w:szCs w:val="20"/>
        </w:rPr>
        <w:t>, </w:t>
      </w:r>
      <w:r>
        <w:rPr>
          <w:rStyle w:val="Emphasis"/>
          <w:rFonts w:ascii="Arial" w:hAnsi="Arial" w:cs="Arial"/>
          <w:color w:val="333333"/>
          <w:sz w:val="20"/>
          <w:szCs w:val="20"/>
        </w:rPr>
        <w:t>out=None</w:t>
      </w:r>
      <w:r>
        <w:rPr>
          <w:rFonts w:ascii="Arial" w:hAnsi="Arial" w:cs="Arial"/>
          <w:b/>
          <w:bCs/>
          <w:color w:val="333333"/>
          <w:sz w:val="20"/>
          <w:szCs w:val="20"/>
        </w:rPr>
        <w:t>, </w:t>
      </w:r>
      <w:r>
        <w:rPr>
          <w:rStyle w:val="Emphasis"/>
          <w:rFonts w:ascii="Arial" w:hAnsi="Arial" w:cs="Arial"/>
          <w:color w:val="333333"/>
          <w:sz w:val="20"/>
          <w:szCs w:val="20"/>
        </w:rPr>
        <w:t>**kwargs</w:t>
      </w:r>
      <w:r>
        <w:rPr>
          <w:rStyle w:val="sig-paren"/>
          <w:rFonts w:ascii="Arial" w:hAnsi="Arial" w:cs="Arial"/>
          <w:b/>
          <w:bCs/>
          <w:color w:val="333333"/>
        </w:rPr>
        <w:t>)</w:t>
      </w:r>
      <w:hyperlink r:id="rId14" w:anchor="L1974-L2037" w:history="1">
        <w:r>
          <w:rPr>
            <w:rStyle w:val="viewcode-link"/>
            <w:rFonts w:ascii="Arial" w:hAnsi="Arial" w:cs="Arial"/>
            <w:b/>
            <w:bCs/>
            <w:color w:val="0088CC"/>
            <w:sz w:val="20"/>
            <w:szCs w:val="20"/>
          </w:rPr>
          <w:t>[source]</w:t>
        </w:r>
      </w:hyperlink>
    </w:p>
    <w:p w:rsidR="00CB030C" w:rsidRDefault="00CB030C" w:rsidP="00CB030C">
      <w:pPr>
        <w:pStyle w:val="NormalWeb"/>
        <w:shd w:val="clear" w:color="auto" w:fill="FFFFFF"/>
        <w:spacing w:before="0" w:beforeAutospacing="0" w:after="143" w:afterAutospacing="0" w:line="285" w:lineRule="atLeast"/>
        <w:ind w:left="720"/>
        <w:rPr>
          <w:rFonts w:ascii="Arial" w:hAnsi="Arial" w:cs="Arial"/>
          <w:color w:val="333333"/>
          <w:sz w:val="20"/>
          <w:szCs w:val="20"/>
        </w:rPr>
      </w:pPr>
      <w:r>
        <w:rPr>
          <w:rFonts w:ascii="Arial" w:hAnsi="Arial" w:cs="Arial"/>
          <w:color w:val="333333"/>
          <w:sz w:val="20"/>
          <w:szCs w:val="20"/>
        </w:rPr>
        <w:t>Clip (limit) the values in an array.</w:t>
      </w:r>
    </w:p>
    <w:p w:rsidR="00CB030C" w:rsidRDefault="00CB030C" w:rsidP="00CB030C">
      <w:pPr>
        <w:pStyle w:val="NormalWeb"/>
        <w:shd w:val="clear" w:color="auto" w:fill="FFFFFF"/>
        <w:spacing w:before="0" w:beforeAutospacing="0" w:after="143" w:afterAutospacing="0" w:line="285" w:lineRule="atLeast"/>
        <w:ind w:left="720"/>
        <w:rPr>
          <w:rFonts w:ascii="Arial" w:hAnsi="Arial" w:cs="Arial"/>
          <w:color w:val="333333"/>
          <w:sz w:val="20"/>
          <w:szCs w:val="20"/>
        </w:rPr>
      </w:pPr>
      <w:r>
        <w:rPr>
          <w:rFonts w:ascii="Arial" w:hAnsi="Arial" w:cs="Arial"/>
          <w:color w:val="333333"/>
          <w:sz w:val="20"/>
          <w:szCs w:val="20"/>
        </w:rPr>
        <w:t>Given an interval, values outside the interval are clipped to the interval edges. For example, if an interval of </w:t>
      </w:r>
      <w:r>
        <w:rPr>
          <w:rStyle w:val="pre"/>
          <w:rFonts w:ascii="Courier New" w:hAnsi="Courier New" w:cs="Courier New"/>
          <w:color w:val="333333"/>
          <w:sz w:val="20"/>
          <w:szCs w:val="20"/>
          <w:shd w:val="clear" w:color="auto" w:fill="F2F2F2"/>
        </w:rPr>
        <w:t>[0,</w:t>
      </w:r>
      <w:r>
        <w:rPr>
          <w:rStyle w:val="HTMLCode"/>
          <w:color w:val="333333"/>
          <w:shd w:val="clear" w:color="auto" w:fill="F2F2F2"/>
        </w:rPr>
        <w:t> </w:t>
      </w:r>
      <w:r>
        <w:rPr>
          <w:rStyle w:val="pre"/>
          <w:rFonts w:ascii="Courier New" w:hAnsi="Courier New" w:cs="Courier New"/>
          <w:color w:val="333333"/>
          <w:sz w:val="20"/>
          <w:szCs w:val="20"/>
          <w:shd w:val="clear" w:color="auto" w:fill="F2F2F2"/>
        </w:rPr>
        <w:t>1]</w:t>
      </w:r>
      <w:r>
        <w:rPr>
          <w:rFonts w:ascii="Arial" w:hAnsi="Arial" w:cs="Arial"/>
          <w:color w:val="333333"/>
          <w:sz w:val="20"/>
          <w:szCs w:val="20"/>
        </w:rPr>
        <w:t> is specified, values smaller than 0 become 0, and values larger than 1 become 1.</w:t>
      </w:r>
    </w:p>
    <w:p w:rsidR="00CB030C" w:rsidRDefault="00CB030C" w:rsidP="00CB030C">
      <w:pPr>
        <w:pStyle w:val="NormalWeb"/>
        <w:shd w:val="clear" w:color="auto" w:fill="FFFFFF"/>
        <w:spacing w:before="0" w:beforeAutospacing="0" w:after="143" w:afterAutospacing="0" w:line="285" w:lineRule="atLeast"/>
        <w:ind w:left="720"/>
        <w:rPr>
          <w:rFonts w:ascii="Arial" w:hAnsi="Arial" w:cs="Arial"/>
          <w:color w:val="333333"/>
          <w:sz w:val="20"/>
          <w:szCs w:val="20"/>
        </w:rPr>
      </w:pPr>
      <w:r>
        <w:rPr>
          <w:rFonts w:ascii="Arial" w:hAnsi="Arial" w:cs="Arial"/>
          <w:color w:val="333333"/>
          <w:sz w:val="20"/>
          <w:szCs w:val="20"/>
        </w:rPr>
        <w:lastRenderedPageBreak/>
        <w:t>Equivalent to but faster than </w:t>
      </w:r>
      <w:r>
        <w:rPr>
          <w:rStyle w:val="pre"/>
          <w:rFonts w:ascii="Courier New" w:hAnsi="Courier New" w:cs="Courier New"/>
          <w:color w:val="333333"/>
          <w:sz w:val="20"/>
          <w:szCs w:val="20"/>
          <w:shd w:val="clear" w:color="auto" w:fill="F2F2F2"/>
        </w:rPr>
        <w:t>np.maximum(a_min,</w:t>
      </w:r>
      <w:r>
        <w:rPr>
          <w:rStyle w:val="HTMLCode"/>
          <w:color w:val="333333"/>
          <w:shd w:val="clear" w:color="auto" w:fill="F2F2F2"/>
        </w:rPr>
        <w:t> </w:t>
      </w:r>
      <w:r>
        <w:rPr>
          <w:rStyle w:val="pre"/>
          <w:rFonts w:ascii="Courier New" w:hAnsi="Courier New" w:cs="Courier New"/>
          <w:color w:val="333333"/>
          <w:sz w:val="20"/>
          <w:szCs w:val="20"/>
          <w:shd w:val="clear" w:color="auto" w:fill="F2F2F2"/>
        </w:rPr>
        <w:t>np.minimum(a,</w:t>
      </w:r>
      <w:r>
        <w:rPr>
          <w:rStyle w:val="HTMLCode"/>
          <w:color w:val="333333"/>
          <w:shd w:val="clear" w:color="auto" w:fill="F2F2F2"/>
        </w:rPr>
        <w:t> </w:t>
      </w:r>
      <w:r>
        <w:rPr>
          <w:rStyle w:val="pre"/>
          <w:rFonts w:ascii="Courier New" w:hAnsi="Courier New" w:cs="Courier New"/>
          <w:color w:val="333333"/>
          <w:sz w:val="20"/>
          <w:szCs w:val="20"/>
          <w:shd w:val="clear" w:color="auto" w:fill="F2F2F2"/>
        </w:rPr>
        <w:t>a_max))</w:t>
      </w:r>
      <w:r>
        <w:rPr>
          <w:rFonts w:ascii="Arial" w:hAnsi="Arial" w:cs="Arial"/>
          <w:color w:val="333333"/>
          <w:sz w:val="20"/>
          <w:szCs w:val="20"/>
        </w:rPr>
        <w:t>. No check is performed to ensure </w:t>
      </w:r>
      <w:r>
        <w:rPr>
          <w:rStyle w:val="pre"/>
          <w:rFonts w:ascii="Courier New" w:hAnsi="Courier New" w:cs="Courier New"/>
          <w:color w:val="333333"/>
          <w:sz w:val="20"/>
          <w:szCs w:val="20"/>
          <w:shd w:val="clear" w:color="auto" w:fill="F2F2F2"/>
        </w:rPr>
        <w:t>a_min</w:t>
      </w:r>
      <w:r>
        <w:rPr>
          <w:rStyle w:val="HTMLCode"/>
          <w:color w:val="333333"/>
          <w:shd w:val="clear" w:color="auto" w:fill="F2F2F2"/>
        </w:rPr>
        <w:t> </w:t>
      </w:r>
      <w:r>
        <w:rPr>
          <w:rStyle w:val="pre"/>
          <w:rFonts w:ascii="Courier New" w:hAnsi="Courier New" w:cs="Courier New"/>
          <w:color w:val="333333"/>
          <w:sz w:val="20"/>
          <w:szCs w:val="20"/>
          <w:shd w:val="clear" w:color="auto" w:fill="F2F2F2"/>
        </w:rPr>
        <w:t>&lt;</w:t>
      </w:r>
      <w:r>
        <w:rPr>
          <w:rStyle w:val="HTMLCode"/>
          <w:color w:val="333333"/>
          <w:shd w:val="clear" w:color="auto" w:fill="F2F2F2"/>
        </w:rPr>
        <w:t> </w:t>
      </w:r>
      <w:r>
        <w:rPr>
          <w:rStyle w:val="pre"/>
          <w:rFonts w:ascii="Courier New" w:hAnsi="Courier New" w:cs="Courier New"/>
          <w:color w:val="333333"/>
          <w:sz w:val="20"/>
          <w:szCs w:val="20"/>
          <w:shd w:val="clear" w:color="auto" w:fill="F2F2F2"/>
        </w:rPr>
        <w:t>a_max</w:t>
      </w:r>
      <w:r>
        <w:rPr>
          <w:rFonts w:ascii="Arial" w:hAnsi="Arial" w:cs="Arial"/>
          <w:color w:val="333333"/>
          <w:sz w:val="20"/>
          <w:szCs w:val="20"/>
        </w:rPr>
        <w:t>.</w:t>
      </w:r>
    </w:p>
    <w:tbl>
      <w:tblPr>
        <w:tblW w:w="0" w:type="auto"/>
        <w:tblInd w:w="735" w:type="dxa"/>
        <w:tblCellMar>
          <w:top w:w="15" w:type="dxa"/>
          <w:left w:w="15" w:type="dxa"/>
          <w:bottom w:w="15" w:type="dxa"/>
          <w:right w:w="15" w:type="dxa"/>
        </w:tblCellMar>
        <w:tblLook w:val="04A0"/>
      </w:tblPr>
      <w:tblGrid>
        <w:gridCol w:w="3219"/>
        <w:gridCol w:w="5601"/>
      </w:tblGrid>
      <w:tr w:rsidR="00CB030C" w:rsidTr="00CB030C">
        <w:tc>
          <w:tcPr>
            <w:tcW w:w="0" w:type="auto"/>
            <w:tcBorders>
              <w:top w:val="nil"/>
              <w:left w:val="nil"/>
              <w:bottom w:val="nil"/>
              <w:right w:val="nil"/>
            </w:tcBorders>
            <w:shd w:val="clear" w:color="auto" w:fill="EEEEEE"/>
            <w:noWrap/>
            <w:tcMar>
              <w:top w:w="15" w:type="dxa"/>
              <w:left w:w="75" w:type="dxa"/>
              <w:bottom w:w="15" w:type="dxa"/>
              <w:right w:w="120" w:type="dxa"/>
            </w:tcMar>
            <w:vAlign w:val="center"/>
            <w:hideMark/>
          </w:tcPr>
          <w:p w:rsidR="00CB030C" w:rsidRDefault="00CB030C">
            <w:pPr>
              <w:spacing w:after="143"/>
              <w:rPr>
                <w:b/>
                <w:bCs/>
                <w:sz w:val="24"/>
                <w:szCs w:val="24"/>
              </w:rPr>
            </w:pPr>
            <w:r>
              <w:rPr>
                <w:b/>
                <w:bCs/>
              </w:rPr>
              <w:t>Parameters:</w:t>
            </w:r>
          </w:p>
        </w:tc>
        <w:tc>
          <w:tcPr>
            <w:tcW w:w="0" w:type="auto"/>
            <w:tcBorders>
              <w:top w:val="nil"/>
              <w:bottom w:val="nil"/>
              <w:right w:val="nil"/>
            </w:tcBorders>
            <w:shd w:val="clear" w:color="auto" w:fill="auto"/>
            <w:tcMar>
              <w:top w:w="15" w:type="dxa"/>
              <w:left w:w="75" w:type="dxa"/>
              <w:bottom w:w="15" w:type="dxa"/>
              <w:right w:w="120" w:type="dxa"/>
            </w:tcMar>
            <w:vAlign w:val="center"/>
            <w:hideMark/>
          </w:tcPr>
          <w:p w:rsidR="00CB030C" w:rsidRDefault="00CB030C">
            <w:pPr>
              <w:spacing w:after="0" w:line="285" w:lineRule="atLeast"/>
              <w:rPr>
                <w:b/>
                <w:bCs/>
              </w:rPr>
            </w:pPr>
            <w:r>
              <w:rPr>
                <w:rStyle w:val="Strong"/>
              </w:rPr>
              <w:t>a</w:t>
            </w:r>
            <w:r>
              <w:rPr>
                <w:b/>
                <w:bCs/>
              </w:rPr>
              <w:t> </w:t>
            </w:r>
            <w:r>
              <w:rPr>
                <w:rStyle w:val="classifier-delimiter"/>
                <w:b/>
                <w:bCs/>
              </w:rPr>
              <w:t>:</w:t>
            </w:r>
            <w:r>
              <w:rPr>
                <w:b/>
                <w:bCs/>
              </w:rPr>
              <w:t> </w:t>
            </w:r>
            <w:r>
              <w:rPr>
                <w:rStyle w:val="classifier"/>
                <w:b/>
                <w:bCs/>
                <w:i/>
                <w:iCs/>
              </w:rPr>
              <w:t>array_like</w:t>
            </w:r>
          </w:p>
          <w:p w:rsidR="00CB030C" w:rsidRDefault="00CB030C">
            <w:pPr>
              <w:pStyle w:val="first"/>
              <w:spacing w:before="0" w:beforeAutospacing="0" w:after="0" w:afterAutospacing="0" w:line="285" w:lineRule="atLeast"/>
              <w:ind w:left="720"/>
            </w:pPr>
            <w:r>
              <w:t>Array containing elements to clip.</w:t>
            </w:r>
          </w:p>
          <w:p w:rsidR="00CB030C" w:rsidRDefault="00CB030C">
            <w:pPr>
              <w:spacing w:line="285" w:lineRule="atLeast"/>
              <w:ind w:left="450"/>
              <w:rPr>
                <w:b/>
                <w:bCs/>
              </w:rPr>
            </w:pPr>
            <w:r>
              <w:rPr>
                <w:rStyle w:val="Strong"/>
              </w:rPr>
              <w:t>a_min</w:t>
            </w:r>
            <w:r>
              <w:rPr>
                <w:b/>
                <w:bCs/>
              </w:rPr>
              <w:t> </w:t>
            </w:r>
            <w:r>
              <w:rPr>
                <w:rStyle w:val="classifier-delimiter"/>
                <w:b/>
                <w:bCs/>
              </w:rPr>
              <w:t>:</w:t>
            </w:r>
            <w:r>
              <w:rPr>
                <w:b/>
                <w:bCs/>
              </w:rPr>
              <w:t> </w:t>
            </w:r>
            <w:r>
              <w:rPr>
                <w:rStyle w:val="classifier"/>
                <w:b/>
                <w:bCs/>
                <w:i/>
                <w:iCs/>
              </w:rPr>
              <w:t>scalar or array_like or </w:t>
            </w:r>
            <w:r>
              <w:rPr>
                <w:rStyle w:val="Emphasis"/>
                <w:b/>
                <w:bCs/>
              </w:rPr>
              <w:t>None</w:t>
            </w:r>
          </w:p>
          <w:p w:rsidR="00CB030C" w:rsidRDefault="00CB030C">
            <w:pPr>
              <w:pStyle w:val="first"/>
              <w:spacing w:before="0" w:beforeAutospacing="0" w:after="0" w:afterAutospacing="0" w:line="285" w:lineRule="atLeast"/>
              <w:ind w:left="720"/>
            </w:pPr>
            <w:r>
              <w:t>Minimum value. If </w:t>
            </w:r>
            <w:r>
              <w:rPr>
                <w:rStyle w:val="Emphasis"/>
              </w:rPr>
              <w:t>None</w:t>
            </w:r>
            <w:r>
              <w:t>, clipping is not performed on lower interval edge. Not more than one of </w:t>
            </w:r>
            <w:r>
              <w:rPr>
                <w:rStyle w:val="Emphasis"/>
              </w:rPr>
              <w:t>a_min</w:t>
            </w:r>
            <w:r>
              <w:t> and </w:t>
            </w:r>
            <w:r>
              <w:rPr>
                <w:rStyle w:val="Emphasis"/>
              </w:rPr>
              <w:t>a_max</w:t>
            </w:r>
            <w:r>
              <w:t> may be </w:t>
            </w:r>
            <w:proofErr w:type="gramStart"/>
            <w:r>
              <w:rPr>
                <w:rStyle w:val="Emphasis"/>
              </w:rPr>
              <w:t>None</w:t>
            </w:r>
            <w:proofErr w:type="gramEnd"/>
            <w:r>
              <w:t>.</w:t>
            </w:r>
          </w:p>
          <w:p w:rsidR="00CB030C" w:rsidRDefault="00CB030C">
            <w:pPr>
              <w:spacing w:line="285" w:lineRule="atLeast"/>
              <w:ind w:left="900"/>
              <w:rPr>
                <w:b/>
                <w:bCs/>
              </w:rPr>
            </w:pPr>
            <w:r>
              <w:rPr>
                <w:rStyle w:val="Strong"/>
              </w:rPr>
              <w:t>a_max</w:t>
            </w:r>
            <w:r>
              <w:rPr>
                <w:b/>
                <w:bCs/>
              </w:rPr>
              <w:t> </w:t>
            </w:r>
            <w:r>
              <w:rPr>
                <w:rStyle w:val="classifier-delimiter"/>
                <w:b/>
                <w:bCs/>
              </w:rPr>
              <w:t>:</w:t>
            </w:r>
            <w:r>
              <w:rPr>
                <w:b/>
                <w:bCs/>
              </w:rPr>
              <w:t> </w:t>
            </w:r>
            <w:r>
              <w:rPr>
                <w:rStyle w:val="classifier"/>
                <w:b/>
                <w:bCs/>
                <w:i/>
                <w:iCs/>
              </w:rPr>
              <w:t>scalar or array_like or </w:t>
            </w:r>
            <w:r>
              <w:rPr>
                <w:rStyle w:val="Emphasis"/>
                <w:b/>
                <w:bCs/>
              </w:rPr>
              <w:t>None</w:t>
            </w:r>
          </w:p>
          <w:p w:rsidR="00CB030C" w:rsidRDefault="00CB030C">
            <w:pPr>
              <w:pStyle w:val="first"/>
              <w:spacing w:before="0" w:beforeAutospacing="0" w:after="0" w:afterAutospacing="0" w:line="285" w:lineRule="atLeast"/>
              <w:ind w:left="720"/>
            </w:pPr>
            <w:r>
              <w:t>Maximum value. If </w:t>
            </w:r>
            <w:r>
              <w:rPr>
                <w:rStyle w:val="Emphasis"/>
              </w:rPr>
              <w:t>None</w:t>
            </w:r>
            <w:r>
              <w:t>, clipping is not performed on upper interval edge. Not more than one of </w:t>
            </w:r>
            <w:r>
              <w:rPr>
                <w:rStyle w:val="Emphasis"/>
              </w:rPr>
              <w:t>a_min</w:t>
            </w:r>
            <w:r>
              <w:t> and </w:t>
            </w:r>
            <w:r>
              <w:rPr>
                <w:rStyle w:val="Emphasis"/>
              </w:rPr>
              <w:t>a_max</w:t>
            </w:r>
            <w:r>
              <w:t> may be </w:t>
            </w:r>
            <w:proofErr w:type="gramStart"/>
            <w:r>
              <w:rPr>
                <w:rStyle w:val="Emphasis"/>
              </w:rPr>
              <w:t>None</w:t>
            </w:r>
            <w:proofErr w:type="gramEnd"/>
            <w:r>
              <w:t>. If </w:t>
            </w:r>
            <w:r>
              <w:rPr>
                <w:rStyle w:val="Emphasis"/>
              </w:rPr>
              <w:t>a_min</w:t>
            </w:r>
            <w:r>
              <w:t> or </w:t>
            </w:r>
            <w:r>
              <w:rPr>
                <w:rStyle w:val="Emphasis"/>
              </w:rPr>
              <w:t>a_max</w:t>
            </w:r>
            <w:r>
              <w:t> are array_like, then the three arrays will be broadcasted to match their shapes.</w:t>
            </w:r>
          </w:p>
          <w:p w:rsidR="00CB030C" w:rsidRDefault="00CB030C">
            <w:pPr>
              <w:spacing w:line="285" w:lineRule="atLeast"/>
              <w:ind w:left="1350"/>
              <w:rPr>
                <w:b/>
                <w:bCs/>
              </w:rPr>
            </w:pPr>
            <w:r>
              <w:rPr>
                <w:rStyle w:val="Strong"/>
              </w:rPr>
              <w:t>out</w:t>
            </w:r>
            <w:r>
              <w:rPr>
                <w:b/>
                <w:bCs/>
              </w:rPr>
              <w:t> </w:t>
            </w:r>
            <w:r>
              <w:rPr>
                <w:rStyle w:val="classifier-delimiter"/>
                <w:b/>
                <w:bCs/>
              </w:rPr>
              <w:t>:</w:t>
            </w:r>
            <w:r>
              <w:rPr>
                <w:b/>
                <w:bCs/>
              </w:rPr>
              <w:t> </w:t>
            </w:r>
            <w:r>
              <w:rPr>
                <w:rStyle w:val="classifier"/>
                <w:b/>
                <w:bCs/>
                <w:i/>
                <w:iCs/>
              </w:rPr>
              <w:t>ndarray, optional</w:t>
            </w:r>
          </w:p>
          <w:p w:rsidR="00CB030C" w:rsidRDefault="00CB030C">
            <w:pPr>
              <w:pStyle w:val="first"/>
              <w:spacing w:before="0" w:beforeAutospacing="0" w:after="0" w:afterAutospacing="0" w:line="285" w:lineRule="atLeast"/>
              <w:ind w:left="720"/>
            </w:pPr>
            <w:r>
              <w:t>The results will be placed in this array. It may be the input array for in-place clipping. </w:t>
            </w:r>
            <w:r>
              <w:rPr>
                <w:rStyle w:val="Emphasis"/>
              </w:rPr>
              <w:t>out</w:t>
            </w:r>
            <w:r>
              <w:t> must be of the right shape to hold the output. Its type is preserved.</w:t>
            </w:r>
          </w:p>
          <w:p w:rsidR="00CB030C" w:rsidRDefault="00CB030C">
            <w:pPr>
              <w:spacing w:line="285" w:lineRule="atLeast"/>
              <w:ind w:left="1800"/>
              <w:rPr>
                <w:b/>
                <w:bCs/>
              </w:rPr>
            </w:pPr>
            <w:r>
              <w:rPr>
                <w:rStyle w:val="Strong"/>
              </w:rPr>
              <w:t>**kwargs</w:t>
            </w:r>
          </w:p>
          <w:p w:rsidR="00CB030C" w:rsidRDefault="00CB030C">
            <w:pPr>
              <w:pStyle w:val="first"/>
              <w:spacing w:before="0" w:beforeAutospacing="0" w:after="0" w:afterAutospacing="0" w:line="285" w:lineRule="atLeast"/>
              <w:ind w:left="720"/>
            </w:pPr>
            <w:r>
              <w:t>For other keyword-only arguments, see the </w:t>
            </w:r>
            <w:hyperlink r:id="rId15" w:anchor="ufuncs-kwargs" w:history="1">
              <w:r>
                <w:rPr>
                  <w:rStyle w:val="std"/>
                  <w:color w:val="0088CC"/>
                </w:rPr>
                <w:t>ufunc docs</w:t>
              </w:r>
            </w:hyperlink>
            <w:r>
              <w:t>.</w:t>
            </w:r>
          </w:p>
          <w:p w:rsidR="00CB030C" w:rsidRDefault="00CB030C" w:rsidP="00CB030C">
            <w:pPr>
              <w:pStyle w:val="NormalWeb"/>
              <w:spacing w:before="0" w:beforeAutospacing="0" w:after="0" w:afterAutospacing="0" w:line="285" w:lineRule="atLeast"/>
              <w:ind w:left="720"/>
            </w:pPr>
            <w:r>
              <w:rPr>
                <w:rStyle w:val="versionmodified"/>
                <w:i/>
                <w:iCs/>
              </w:rPr>
              <w:t>New in version 1.17.0.</w:t>
            </w:r>
          </w:p>
        </w:tc>
      </w:tr>
      <w:tr w:rsidR="00CB030C" w:rsidTr="00CB030C">
        <w:tc>
          <w:tcPr>
            <w:tcW w:w="0" w:type="auto"/>
            <w:tcBorders>
              <w:top w:val="nil"/>
              <w:left w:val="nil"/>
              <w:bottom w:val="nil"/>
              <w:right w:val="nil"/>
            </w:tcBorders>
            <w:shd w:val="clear" w:color="auto" w:fill="EEEEEE"/>
            <w:noWrap/>
            <w:tcMar>
              <w:top w:w="15" w:type="dxa"/>
              <w:left w:w="75" w:type="dxa"/>
              <w:bottom w:w="15" w:type="dxa"/>
              <w:right w:w="120" w:type="dxa"/>
            </w:tcMar>
            <w:vAlign w:val="center"/>
            <w:hideMark/>
          </w:tcPr>
          <w:p w:rsidR="00CB030C" w:rsidRDefault="00CB030C">
            <w:pPr>
              <w:ind w:left="2250"/>
              <w:rPr>
                <w:b/>
                <w:bCs/>
                <w:sz w:val="24"/>
                <w:szCs w:val="24"/>
              </w:rPr>
            </w:pPr>
            <w:r>
              <w:rPr>
                <w:b/>
                <w:bCs/>
              </w:rPr>
              <w:t>Returns:</w:t>
            </w:r>
          </w:p>
        </w:tc>
        <w:tc>
          <w:tcPr>
            <w:tcW w:w="0" w:type="auto"/>
            <w:tcBorders>
              <w:top w:val="nil"/>
              <w:bottom w:val="nil"/>
              <w:right w:val="nil"/>
            </w:tcBorders>
            <w:shd w:val="clear" w:color="auto" w:fill="auto"/>
            <w:tcMar>
              <w:top w:w="15" w:type="dxa"/>
              <w:left w:w="75" w:type="dxa"/>
              <w:bottom w:w="15" w:type="dxa"/>
              <w:right w:w="120" w:type="dxa"/>
            </w:tcMar>
            <w:vAlign w:val="center"/>
            <w:hideMark/>
          </w:tcPr>
          <w:p w:rsidR="00CB030C" w:rsidRDefault="00CB030C">
            <w:pPr>
              <w:spacing w:line="285" w:lineRule="atLeast"/>
              <w:ind w:left="2250"/>
              <w:rPr>
                <w:b/>
                <w:bCs/>
              </w:rPr>
            </w:pPr>
            <w:r>
              <w:rPr>
                <w:rStyle w:val="Strong"/>
              </w:rPr>
              <w:t>clipped_array</w:t>
            </w:r>
            <w:r>
              <w:rPr>
                <w:b/>
                <w:bCs/>
              </w:rPr>
              <w:t> </w:t>
            </w:r>
            <w:r>
              <w:rPr>
                <w:rStyle w:val="classifier-delimiter"/>
                <w:b/>
                <w:bCs/>
              </w:rPr>
              <w:t>:</w:t>
            </w:r>
            <w:r>
              <w:rPr>
                <w:b/>
                <w:bCs/>
              </w:rPr>
              <w:t> </w:t>
            </w:r>
            <w:r>
              <w:rPr>
                <w:rStyle w:val="classifier"/>
                <w:b/>
                <w:bCs/>
                <w:i/>
                <w:iCs/>
              </w:rPr>
              <w:t>ndarray</w:t>
            </w:r>
          </w:p>
          <w:p w:rsidR="00CB030C" w:rsidRDefault="00CB030C">
            <w:pPr>
              <w:pStyle w:val="first"/>
              <w:spacing w:before="0" w:beforeAutospacing="0" w:after="0" w:afterAutospacing="0" w:line="285" w:lineRule="atLeast"/>
              <w:ind w:left="720"/>
            </w:pPr>
            <w:r>
              <w:t>An array with the elements of </w:t>
            </w:r>
            <w:r>
              <w:rPr>
                <w:rStyle w:val="Emphasis"/>
              </w:rPr>
              <w:t>a</w:t>
            </w:r>
            <w:r>
              <w:t>, but where values &lt; </w:t>
            </w:r>
            <w:r>
              <w:rPr>
                <w:rStyle w:val="Emphasis"/>
              </w:rPr>
              <w:t>a_min</w:t>
            </w:r>
            <w:r>
              <w:t> are replaced with </w:t>
            </w:r>
            <w:r>
              <w:rPr>
                <w:rStyle w:val="Emphasis"/>
              </w:rPr>
              <w:t>a_min</w:t>
            </w:r>
            <w:r>
              <w:t>, and those &gt; </w:t>
            </w:r>
            <w:r>
              <w:rPr>
                <w:rStyle w:val="Emphasis"/>
              </w:rPr>
              <w:t>a_max</w:t>
            </w:r>
            <w:r>
              <w:t> with </w:t>
            </w:r>
            <w:r>
              <w:rPr>
                <w:rStyle w:val="Emphasis"/>
              </w:rPr>
              <w:t>a_max</w:t>
            </w:r>
            <w:r>
              <w:t>.</w:t>
            </w:r>
          </w:p>
        </w:tc>
      </w:tr>
    </w:tbl>
    <w:p w:rsidR="00CB030C" w:rsidRDefault="00CB030C" w:rsidP="00CB030C">
      <w:pPr>
        <w:pStyle w:val="first"/>
        <w:shd w:val="clear" w:color="auto" w:fill="FFFFCC"/>
        <w:spacing w:before="0" w:beforeAutospacing="0" w:after="75" w:afterAutospacing="0" w:line="285" w:lineRule="atLeast"/>
        <w:ind w:left="720" w:right="150"/>
        <w:rPr>
          <w:rFonts w:ascii="Arial" w:hAnsi="Arial" w:cs="Arial"/>
          <w:b/>
          <w:bCs/>
          <w:color w:val="333333"/>
          <w:sz w:val="20"/>
          <w:szCs w:val="20"/>
        </w:rPr>
      </w:pPr>
      <w:r>
        <w:rPr>
          <w:rFonts w:ascii="Arial" w:hAnsi="Arial" w:cs="Arial"/>
          <w:b/>
          <w:bCs/>
          <w:color w:val="333333"/>
          <w:sz w:val="20"/>
          <w:szCs w:val="20"/>
        </w:rPr>
        <w:t>See also</w:t>
      </w:r>
    </w:p>
    <w:p w:rsidR="00CB030C" w:rsidRDefault="00CB030C" w:rsidP="00CB030C">
      <w:pPr>
        <w:shd w:val="clear" w:color="auto" w:fill="FFFFCC"/>
        <w:spacing w:line="285" w:lineRule="atLeast"/>
        <w:ind w:left="720"/>
        <w:rPr>
          <w:rFonts w:ascii="Arial" w:hAnsi="Arial" w:cs="Arial"/>
          <w:b/>
          <w:bCs/>
          <w:color w:val="333333"/>
          <w:sz w:val="20"/>
          <w:szCs w:val="20"/>
        </w:rPr>
      </w:pPr>
      <w:r>
        <w:rPr>
          <w:rStyle w:val="pre"/>
          <w:rFonts w:ascii="inherit" w:hAnsi="inherit" w:cs="Courier New"/>
          <w:b/>
          <w:bCs/>
          <w:color w:val="333333"/>
          <w:sz w:val="20"/>
          <w:szCs w:val="20"/>
        </w:rPr>
        <w:t>numpy.doc.ufuncs</w:t>
      </w:r>
    </w:p>
    <w:p w:rsidR="00CB030C" w:rsidRDefault="00CB030C" w:rsidP="00CB030C">
      <w:pPr>
        <w:shd w:val="clear" w:color="auto" w:fill="FFFFCC"/>
        <w:spacing w:line="285" w:lineRule="atLeast"/>
        <w:ind w:left="720"/>
        <w:rPr>
          <w:rFonts w:ascii="Arial" w:hAnsi="Arial" w:cs="Arial"/>
          <w:color w:val="333333"/>
          <w:sz w:val="20"/>
          <w:szCs w:val="20"/>
        </w:rPr>
      </w:pPr>
      <w:r>
        <w:rPr>
          <w:rFonts w:ascii="Arial" w:hAnsi="Arial" w:cs="Arial"/>
          <w:color w:val="333333"/>
          <w:sz w:val="20"/>
          <w:szCs w:val="20"/>
        </w:rPr>
        <w:t>Section “Output arguments”</w:t>
      </w:r>
    </w:p>
    <w:p w:rsidR="00CB030C" w:rsidRDefault="00CB030C" w:rsidP="00CB030C">
      <w:pPr>
        <w:pStyle w:val="rubric"/>
        <w:pBdr>
          <w:bottom w:val="single" w:sz="6" w:space="0" w:color="CCCCCC"/>
        </w:pBdr>
        <w:shd w:val="clear" w:color="auto" w:fill="FFFFFF"/>
        <w:spacing w:before="450" w:beforeAutospacing="0" w:after="143" w:afterAutospacing="0" w:line="285" w:lineRule="atLeast"/>
        <w:ind w:left="1170"/>
        <w:rPr>
          <w:rFonts w:ascii="Arial" w:hAnsi="Arial" w:cs="Arial"/>
          <w:color w:val="555555"/>
          <w:sz w:val="23"/>
          <w:szCs w:val="23"/>
        </w:rPr>
      </w:pPr>
      <w:r>
        <w:rPr>
          <w:rFonts w:ascii="Arial" w:hAnsi="Arial" w:cs="Arial"/>
          <w:color w:val="555555"/>
          <w:sz w:val="23"/>
          <w:szCs w:val="23"/>
        </w:rPr>
        <w:t>Examples</w:t>
      </w:r>
    </w:p>
    <w:p w:rsidR="00CB030C" w:rsidRDefault="00CB030C" w:rsidP="00CB030C">
      <w:pPr>
        <w:shd w:val="clear" w:color="auto" w:fill="EEFFCC"/>
        <w:spacing w:line="285" w:lineRule="atLeast"/>
        <w:ind w:left="1170"/>
        <w:rPr>
          <w:rFonts w:ascii="Arial" w:hAnsi="Arial" w:cs="Arial"/>
          <w:color w:val="333333"/>
          <w:sz w:val="20"/>
          <w:szCs w:val="20"/>
        </w:rPr>
      </w:pPr>
      <w:r>
        <w:rPr>
          <w:rStyle w:val="copybutton"/>
          <w:rFonts w:ascii="Courier New" w:hAnsi="Courier New" w:cs="Courier New"/>
          <w:color w:val="333333"/>
          <w:sz w:val="20"/>
          <w:szCs w:val="20"/>
          <w:bdr w:val="none" w:sz="0" w:space="0" w:color="auto" w:frame="1"/>
        </w:rPr>
        <w:t>&gt;&gt;&gt;</w:t>
      </w:r>
    </w:p>
    <w:p w:rsidR="00CB030C" w:rsidRDefault="00CB030C" w:rsidP="00CB030C">
      <w:pPr>
        <w:pStyle w:val="HTMLPreformatted"/>
        <w:shd w:val="clear" w:color="auto" w:fill="F5F5F5"/>
        <w:wordWrap w:val="0"/>
        <w:spacing w:after="143" w:line="285" w:lineRule="atLeast"/>
        <w:ind w:left="1170"/>
        <w:rPr>
          <w:color w:val="333333"/>
          <w:sz w:val="18"/>
          <w:szCs w:val="18"/>
        </w:rPr>
      </w:pPr>
      <w:r>
        <w:rPr>
          <w:rStyle w:val="gp"/>
          <w:b/>
          <w:bCs/>
          <w:color w:val="C65D09"/>
          <w:sz w:val="18"/>
          <w:szCs w:val="18"/>
        </w:rPr>
        <w:t xml:space="preserve">&gt;&gt;&gt; </w:t>
      </w:r>
      <w:r>
        <w:rPr>
          <w:rStyle w:val="n"/>
          <w:color w:val="333333"/>
          <w:sz w:val="18"/>
          <w:szCs w:val="18"/>
        </w:rPr>
        <w:t>a</w:t>
      </w:r>
      <w:r>
        <w:rPr>
          <w:color w:val="333333"/>
          <w:sz w:val="18"/>
          <w:szCs w:val="18"/>
        </w:rPr>
        <w:t xml:space="preserve"> </w:t>
      </w:r>
      <w:r>
        <w:rPr>
          <w:rStyle w:val="o"/>
          <w:color w:val="666666"/>
          <w:sz w:val="18"/>
          <w:szCs w:val="18"/>
        </w:rPr>
        <w:t>=</w:t>
      </w:r>
      <w:r>
        <w:rPr>
          <w:color w:val="333333"/>
          <w:sz w:val="18"/>
          <w:szCs w:val="18"/>
        </w:rPr>
        <w:t xml:space="preserve"> </w:t>
      </w:r>
      <w:r>
        <w:rPr>
          <w:rStyle w:val="n"/>
          <w:color w:val="333333"/>
          <w:sz w:val="18"/>
          <w:szCs w:val="18"/>
        </w:rPr>
        <w:t>np</w:t>
      </w:r>
      <w:r>
        <w:rPr>
          <w:rStyle w:val="o"/>
          <w:color w:val="666666"/>
          <w:sz w:val="18"/>
          <w:szCs w:val="18"/>
        </w:rPr>
        <w:t>.</w:t>
      </w:r>
      <w:r>
        <w:rPr>
          <w:rStyle w:val="n"/>
          <w:color w:val="333333"/>
          <w:sz w:val="18"/>
          <w:szCs w:val="18"/>
        </w:rPr>
        <w:t>arange</w:t>
      </w:r>
      <w:r>
        <w:rPr>
          <w:rStyle w:val="p"/>
          <w:color w:val="333333"/>
          <w:sz w:val="18"/>
          <w:szCs w:val="18"/>
        </w:rPr>
        <w:t>(</w:t>
      </w:r>
      <w:r>
        <w:rPr>
          <w:rStyle w:val="mi"/>
          <w:color w:val="208050"/>
          <w:sz w:val="18"/>
          <w:szCs w:val="18"/>
        </w:rPr>
        <w:t>10</w:t>
      </w:r>
      <w:r>
        <w:rPr>
          <w:rStyle w:val="p"/>
          <w:color w:val="333333"/>
          <w:sz w:val="18"/>
          <w:szCs w:val="18"/>
        </w:rPr>
        <w:t>)</w:t>
      </w:r>
    </w:p>
    <w:p w:rsidR="00CB030C" w:rsidRDefault="00CB030C" w:rsidP="00CB030C">
      <w:pPr>
        <w:pStyle w:val="HTMLPreformatted"/>
        <w:shd w:val="clear" w:color="auto" w:fill="F5F5F5"/>
        <w:wordWrap w:val="0"/>
        <w:spacing w:after="143" w:line="285" w:lineRule="atLeast"/>
        <w:ind w:left="1170"/>
        <w:rPr>
          <w:color w:val="333333"/>
          <w:sz w:val="18"/>
          <w:szCs w:val="18"/>
        </w:rPr>
      </w:pPr>
      <w:r>
        <w:rPr>
          <w:rStyle w:val="gp"/>
          <w:b/>
          <w:bCs/>
          <w:color w:val="C65D09"/>
          <w:sz w:val="18"/>
          <w:szCs w:val="18"/>
        </w:rPr>
        <w:t xml:space="preserve">&gt;&gt;&gt; </w:t>
      </w:r>
      <w:r>
        <w:rPr>
          <w:rStyle w:val="n"/>
          <w:color w:val="333333"/>
          <w:sz w:val="18"/>
          <w:szCs w:val="18"/>
        </w:rPr>
        <w:t>np</w:t>
      </w:r>
      <w:r>
        <w:rPr>
          <w:rStyle w:val="o"/>
          <w:color w:val="666666"/>
          <w:sz w:val="18"/>
          <w:szCs w:val="18"/>
        </w:rPr>
        <w:t>.</w:t>
      </w:r>
      <w:r>
        <w:rPr>
          <w:rStyle w:val="n"/>
          <w:color w:val="333333"/>
          <w:sz w:val="18"/>
          <w:szCs w:val="18"/>
        </w:rPr>
        <w:t>clip</w:t>
      </w:r>
      <w:r>
        <w:rPr>
          <w:rStyle w:val="p"/>
          <w:color w:val="333333"/>
          <w:sz w:val="18"/>
          <w:szCs w:val="18"/>
        </w:rPr>
        <w:t>(</w:t>
      </w:r>
      <w:r>
        <w:rPr>
          <w:rStyle w:val="n"/>
          <w:color w:val="333333"/>
          <w:sz w:val="18"/>
          <w:szCs w:val="18"/>
        </w:rPr>
        <w:t>a</w:t>
      </w:r>
      <w:r>
        <w:rPr>
          <w:rStyle w:val="p"/>
          <w:color w:val="333333"/>
          <w:sz w:val="18"/>
          <w:szCs w:val="18"/>
        </w:rPr>
        <w:t>,</w:t>
      </w:r>
      <w:r>
        <w:rPr>
          <w:color w:val="333333"/>
          <w:sz w:val="18"/>
          <w:szCs w:val="18"/>
        </w:rPr>
        <w:t xml:space="preserve"> </w:t>
      </w:r>
      <w:r>
        <w:rPr>
          <w:rStyle w:val="mi"/>
          <w:color w:val="208050"/>
          <w:sz w:val="18"/>
          <w:szCs w:val="18"/>
        </w:rPr>
        <w:t>1</w:t>
      </w:r>
      <w:r>
        <w:rPr>
          <w:rStyle w:val="p"/>
          <w:color w:val="333333"/>
          <w:sz w:val="18"/>
          <w:szCs w:val="18"/>
        </w:rPr>
        <w:t>,</w:t>
      </w:r>
      <w:r>
        <w:rPr>
          <w:color w:val="333333"/>
          <w:sz w:val="18"/>
          <w:szCs w:val="18"/>
        </w:rPr>
        <w:t xml:space="preserve"> </w:t>
      </w:r>
      <w:r>
        <w:rPr>
          <w:rStyle w:val="mi"/>
          <w:color w:val="208050"/>
          <w:sz w:val="18"/>
          <w:szCs w:val="18"/>
        </w:rPr>
        <w:t>8</w:t>
      </w:r>
      <w:r>
        <w:rPr>
          <w:rStyle w:val="p"/>
          <w:color w:val="333333"/>
          <w:sz w:val="18"/>
          <w:szCs w:val="18"/>
        </w:rPr>
        <w:t>)</w:t>
      </w:r>
    </w:p>
    <w:p w:rsidR="00CB030C" w:rsidRDefault="00CB030C" w:rsidP="00CB030C">
      <w:pPr>
        <w:pStyle w:val="HTMLPreformatted"/>
        <w:shd w:val="clear" w:color="auto" w:fill="F5F5F5"/>
        <w:wordWrap w:val="0"/>
        <w:spacing w:after="143" w:line="285" w:lineRule="atLeast"/>
        <w:ind w:left="1170"/>
        <w:rPr>
          <w:color w:val="333333"/>
          <w:sz w:val="18"/>
          <w:szCs w:val="18"/>
        </w:rPr>
      </w:pPr>
      <w:r>
        <w:rPr>
          <w:rStyle w:val="go"/>
          <w:color w:val="333333"/>
          <w:sz w:val="18"/>
          <w:szCs w:val="18"/>
        </w:rPr>
        <w:t xml:space="preserve">array([1, 1, 2, 3, 4, 5, 6, 7, 8, </w:t>
      </w:r>
      <w:proofErr w:type="gramStart"/>
      <w:r>
        <w:rPr>
          <w:rStyle w:val="go"/>
          <w:color w:val="333333"/>
          <w:sz w:val="18"/>
          <w:szCs w:val="18"/>
        </w:rPr>
        <w:t>8</w:t>
      </w:r>
      <w:proofErr w:type="gramEnd"/>
      <w:r>
        <w:rPr>
          <w:rStyle w:val="go"/>
          <w:color w:val="333333"/>
          <w:sz w:val="18"/>
          <w:szCs w:val="18"/>
        </w:rPr>
        <w:t>])</w:t>
      </w:r>
    </w:p>
    <w:p w:rsidR="00CB030C" w:rsidRDefault="00CB030C" w:rsidP="00CB030C">
      <w:pPr>
        <w:pStyle w:val="HTMLPreformatted"/>
        <w:shd w:val="clear" w:color="auto" w:fill="F5F5F5"/>
        <w:wordWrap w:val="0"/>
        <w:spacing w:after="143" w:line="285" w:lineRule="atLeast"/>
        <w:ind w:left="1170"/>
        <w:rPr>
          <w:color w:val="333333"/>
          <w:sz w:val="18"/>
          <w:szCs w:val="18"/>
        </w:rPr>
      </w:pPr>
      <w:r>
        <w:rPr>
          <w:rStyle w:val="gp"/>
          <w:b/>
          <w:bCs/>
          <w:color w:val="C65D09"/>
          <w:sz w:val="18"/>
          <w:szCs w:val="18"/>
        </w:rPr>
        <w:lastRenderedPageBreak/>
        <w:t xml:space="preserve">&gt;&gt;&gt; </w:t>
      </w:r>
      <w:r>
        <w:rPr>
          <w:rStyle w:val="n"/>
          <w:color w:val="333333"/>
          <w:sz w:val="18"/>
          <w:szCs w:val="18"/>
        </w:rPr>
        <w:t>a</w:t>
      </w:r>
    </w:p>
    <w:p w:rsidR="00CB030C" w:rsidRDefault="00CB030C" w:rsidP="00CB030C">
      <w:pPr>
        <w:pStyle w:val="HTMLPreformatted"/>
        <w:shd w:val="clear" w:color="auto" w:fill="F5F5F5"/>
        <w:wordWrap w:val="0"/>
        <w:spacing w:after="143" w:line="285" w:lineRule="atLeast"/>
        <w:ind w:left="1170"/>
        <w:rPr>
          <w:color w:val="333333"/>
          <w:sz w:val="18"/>
          <w:szCs w:val="18"/>
        </w:rPr>
      </w:pPr>
      <w:r>
        <w:rPr>
          <w:rStyle w:val="go"/>
          <w:color w:val="333333"/>
          <w:sz w:val="18"/>
          <w:szCs w:val="18"/>
        </w:rPr>
        <w:t xml:space="preserve">array([0, 1, 2, 3, 4, 5, 6, 7, 8, </w:t>
      </w:r>
      <w:proofErr w:type="gramStart"/>
      <w:r>
        <w:rPr>
          <w:rStyle w:val="go"/>
          <w:color w:val="333333"/>
          <w:sz w:val="18"/>
          <w:szCs w:val="18"/>
        </w:rPr>
        <w:t>9</w:t>
      </w:r>
      <w:proofErr w:type="gramEnd"/>
      <w:r>
        <w:rPr>
          <w:rStyle w:val="go"/>
          <w:color w:val="333333"/>
          <w:sz w:val="18"/>
          <w:szCs w:val="18"/>
        </w:rPr>
        <w:t>])</w:t>
      </w:r>
    </w:p>
    <w:p w:rsidR="00CB030C" w:rsidRDefault="00CB030C" w:rsidP="00CB030C">
      <w:pPr>
        <w:pStyle w:val="HTMLPreformatted"/>
        <w:shd w:val="clear" w:color="auto" w:fill="F5F5F5"/>
        <w:wordWrap w:val="0"/>
        <w:spacing w:after="143" w:line="285" w:lineRule="atLeast"/>
        <w:ind w:left="1170"/>
        <w:rPr>
          <w:color w:val="333333"/>
          <w:sz w:val="18"/>
          <w:szCs w:val="18"/>
        </w:rPr>
      </w:pPr>
      <w:r>
        <w:rPr>
          <w:rStyle w:val="gp"/>
          <w:b/>
          <w:bCs/>
          <w:color w:val="C65D09"/>
          <w:sz w:val="18"/>
          <w:szCs w:val="18"/>
        </w:rPr>
        <w:t xml:space="preserve">&gt;&gt;&gt; </w:t>
      </w:r>
      <w:r>
        <w:rPr>
          <w:rStyle w:val="n"/>
          <w:color w:val="333333"/>
          <w:sz w:val="18"/>
          <w:szCs w:val="18"/>
        </w:rPr>
        <w:t>np</w:t>
      </w:r>
      <w:r>
        <w:rPr>
          <w:rStyle w:val="o"/>
          <w:color w:val="666666"/>
          <w:sz w:val="18"/>
          <w:szCs w:val="18"/>
        </w:rPr>
        <w:t>.</w:t>
      </w:r>
      <w:r>
        <w:rPr>
          <w:rStyle w:val="n"/>
          <w:color w:val="333333"/>
          <w:sz w:val="18"/>
          <w:szCs w:val="18"/>
        </w:rPr>
        <w:t>clip</w:t>
      </w:r>
      <w:r>
        <w:rPr>
          <w:rStyle w:val="p"/>
          <w:color w:val="333333"/>
          <w:sz w:val="18"/>
          <w:szCs w:val="18"/>
        </w:rPr>
        <w:t>(</w:t>
      </w:r>
      <w:r>
        <w:rPr>
          <w:rStyle w:val="n"/>
          <w:color w:val="333333"/>
          <w:sz w:val="18"/>
          <w:szCs w:val="18"/>
        </w:rPr>
        <w:t>a</w:t>
      </w:r>
      <w:r>
        <w:rPr>
          <w:rStyle w:val="p"/>
          <w:color w:val="333333"/>
          <w:sz w:val="18"/>
          <w:szCs w:val="18"/>
        </w:rPr>
        <w:t>,</w:t>
      </w:r>
      <w:r>
        <w:rPr>
          <w:color w:val="333333"/>
          <w:sz w:val="18"/>
          <w:szCs w:val="18"/>
        </w:rPr>
        <w:t xml:space="preserve"> </w:t>
      </w:r>
      <w:r>
        <w:rPr>
          <w:rStyle w:val="mi"/>
          <w:color w:val="208050"/>
          <w:sz w:val="18"/>
          <w:szCs w:val="18"/>
        </w:rPr>
        <w:t>3</w:t>
      </w:r>
      <w:r>
        <w:rPr>
          <w:rStyle w:val="p"/>
          <w:color w:val="333333"/>
          <w:sz w:val="18"/>
          <w:szCs w:val="18"/>
        </w:rPr>
        <w:t>,</w:t>
      </w:r>
      <w:r>
        <w:rPr>
          <w:color w:val="333333"/>
          <w:sz w:val="18"/>
          <w:szCs w:val="18"/>
        </w:rPr>
        <w:t xml:space="preserve"> </w:t>
      </w:r>
      <w:r>
        <w:rPr>
          <w:rStyle w:val="mi"/>
          <w:color w:val="208050"/>
          <w:sz w:val="18"/>
          <w:szCs w:val="18"/>
        </w:rPr>
        <w:t>6</w:t>
      </w:r>
      <w:r>
        <w:rPr>
          <w:rStyle w:val="p"/>
          <w:color w:val="333333"/>
          <w:sz w:val="18"/>
          <w:szCs w:val="18"/>
        </w:rPr>
        <w:t>,</w:t>
      </w:r>
      <w:r>
        <w:rPr>
          <w:color w:val="333333"/>
          <w:sz w:val="18"/>
          <w:szCs w:val="18"/>
        </w:rPr>
        <w:t xml:space="preserve"> </w:t>
      </w:r>
      <w:r>
        <w:rPr>
          <w:rStyle w:val="n"/>
          <w:color w:val="333333"/>
          <w:sz w:val="18"/>
          <w:szCs w:val="18"/>
        </w:rPr>
        <w:t>out</w:t>
      </w:r>
      <w:r>
        <w:rPr>
          <w:rStyle w:val="o"/>
          <w:color w:val="666666"/>
          <w:sz w:val="18"/>
          <w:szCs w:val="18"/>
        </w:rPr>
        <w:t>=</w:t>
      </w:r>
      <w:r>
        <w:rPr>
          <w:rStyle w:val="n"/>
          <w:color w:val="333333"/>
          <w:sz w:val="18"/>
          <w:szCs w:val="18"/>
        </w:rPr>
        <w:t>a</w:t>
      </w:r>
      <w:r>
        <w:rPr>
          <w:rStyle w:val="p"/>
          <w:color w:val="333333"/>
          <w:sz w:val="18"/>
          <w:szCs w:val="18"/>
        </w:rPr>
        <w:t>)</w:t>
      </w:r>
    </w:p>
    <w:p w:rsidR="00CB030C" w:rsidRDefault="00CB030C" w:rsidP="00CB030C">
      <w:pPr>
        <w:pStyle w:val="HTMLPreformatted"/>
        <w:shd w:val="clear" w:color="auto" w:fill="F5F5F5"/>
        <w:wordWrap w:val="0"/>
        <w:spacing w:after="143" w:line="285" w:lineRule="atLeast"/>
        <w:ind w:left="1170"/>
        <w:rPr>
          <w:color w:val="333333"/>
          <w:sz w:val="18"/>
          <w:szCs w:val="18"/>
        </w:rPr>
      </w:pPr>
      <w:r>
        <w:rPr>
          <w:rStyle w:val="go"/>
          <w:color w:val="333333"/>
          <w:sz w:val="18"/>
          <w:szCs w:val="18"/>
        </w:rPr>
        <w:t xml:space="preserve">array([3, 3, 3, 3, 4, 5, 6, 6, 6, </w:t>
      </w:r>
      <w:proofErr w:type="gramStart"/>
      <w:r>
        <w:rPr>
          <w:rStyle w:val="go"/>
          <w:color w:val="333333"/>
          <w:sz w:val="18"/>
          <w:szCs w:val="18"/>
        </w:rPr>
        <w:t>6</w:t>
      </w:r>
      <w:proofErr w:type="gramEnd"/>
      <w:r>
        <w:rPr>
          <w:rStyle w:val="go"/>
          <w:color w:val="333333"/>
          <w:sz w:val="18"/>
          <w:szCs w:val="18"/>
        </w:rPr>
        <w:t>])</w:t>
      </w:r>
    </w:p>
    <w:p w:rsidR="00CB030C" w:rsidRDefault="00CB030C" w:rsidP="00CB030C">
      <w:pPr>
        <w:pStyle w:val="HTMLPreformatted"/>
        <w:shd w:val="clear" w:color="auto" w:fill="F5F5F5"/>
        <w:wordWrap w:val="0"/>
        <w:spacing w:after="143" w:line="285" w:lineRule="atLeast"/>
        <w:ind w:left="1170"/>
        <w:rPr>
          <w:color w:val="333333"/>
          <w:sz w:val="18"/>
          <w:szCs w:val="18"/>
        </w:rPr>
      </w:pPr>
      <w:r>
        <w:rPr>
          <w:rStyle w:val="gp"/>
          <w:b/>
          <w:bCs/>
          <w:color w:val="C65D09"/>
          <w:sz w:val="18"/>
          <w:szCs w:val="18"/>
        </w:rPr>
        <w:t xml:space="preserve">&gt;&gt;&gt; </w:t>
      </w:r>
      <w:r>
        <w:rPr>
          <w:rStyle w:val="n"/>
          <w:color w:val="333333"/>
          <w:sz w:val="18"/>
          <w:szCs w:val="18"/>
        </w:rPr>
        <w:t>a</w:t>
      </w:r>
      <w:r>
        <w:rPr>
          <w:color w:val="333333"/>
          <w:sz w:val="18"/>
          <w:szCs w:val="18"/>
        </w:rPr>
        <w:t xml:space="preserve"> </w:t>
      </w:r>
      <w:r>
        <w:rPr>
          <w:rStyle w:val="o"/>
          <w:color w:val="666666"/>
          <w:sz w:val="18"/>
          <w:szCs w:val="18"/>
        </w:rPr>
        <w:t>=</w:t>
      </w:r>
      <w:r>
        <w:rPr>
          <w:color w:val="333333"/>
          <w:sz w:val="18"/>
          <w:szCs w:val="18"/>
        </w:rPr>
        <w:t xml:space="preserve"> </w:t>
      </w:r>
      <w:r>
        <w:rPr>
          <w:rStyle w:val="n"/>
          <w:color w:val="333333"/>
          <w:sz w:val="18"/>
          <w:szCs w:val="18"/>
        </w:rPr>
        <w:t>np</w:t>
      </w:r>
      <w:r>
        <w:rPr>
          <w:rStyle w:val="o"/>
          <w:color w:val="666666"/>
          <w:sz w:val="18"/>
          <w:szCs w:val="18"/>
        </w:rPr>
        <w:t>.</w:t>
      </w:r>
      <w:r>
        <w:rPr>
          <w:rStyle w:val="n"/>
          <w:color w:val="333333"/>
          <w:sz w:val="18"/>
          <w:szCs w:val="18"/>
        </w:rPr>
        <w:t>arange</w:t>
      </w:r>
      <w:r>
        <w:rPr>
          <w:rStyle w:val="p"/>
          <w:color w:val="333333"/>
          <w:sz w:val="18"/>
          <w:szCs w:val="18"/>
        </w:rPr>
        <w:t>(</w:t>
      </w:r>
      <w:r>
        <w:rPr>
          <w:rStyle w:val="mi"/>
          <w:color w:val="208050"/>
          <w:sz w:val="18"/>
          <w:szCs w:val="18"/>
        </w:rPr>
        <w:t>10</w:t>
      </w:r>
      <w:r>
        <w:rPr>
          <w:rStyle w:val="p"/>
          <w:color w:val="333333"/>
          <w:sz w:val="18"/>
          <w:szCs w:val="18"/>
        </w:rPr>
        <w:t>)</w:t>
      </w:r>
    </w:p>
    <w:p w:rsidR="00CB030C" w:rsidRDefault="00CB030C" w:rsidP="00CB030C">
      <w:pPr>
        <w:pStyle w:val="HTMLPreformatted"/>
        <w:shd w:val="clear" w:color="auto" w:fill="F5F5F5"/>
        <w:wordWrap w:val="0"/>
        <w:spacing w:after="143" w:line="285" w:lineRule="atLeast"/>
        <w:ind w:left="1170"/>
        <w:rPr>
          <w:color w:val="333333"/>
          <w:sz w:val="18"/>
          <w:szCs w:val="18"/>
        </w:rPr>
      </w:pPr>
      <w:r>
        <w:rPr>
          <w:rStyle w:val="gp"/>
          <w:b/>
          <w:bCs/>
          <w:color w:val="C65D09"/>
          <w:sz w:val="18"/>
          <w:szCs w:val="18"/>
        </w:rPr>
        <w:t xml:space="preserve">&gt;&gt;&gt; </w:t>
      </w:r>
      <w:r>
        <w:rPr>
          <w:rStyle w:val="n"/>
          <w:color w:val="333333"/>
          <w:sz w:val="18"/>
          <w:szCs w:val="18"/>
        </w:rPr>
        <w:t>a</w:t>
      </w:r>
    </w:p>
    <w:p w:rsidR="00CB030C" w:rsidRDefault="00CB030C" w:rsidP="00CB030C">
      <w:pPr>
        <w:pStyle w:val="HTMLPreformatted"/>
        <w:shd w:val="clear" w:color="auto" w:fill="F5F5F5"/>
        <w:wordWrap w:val="0"/>
        <w:spacing w:after="143" w:line="285" w:lineRule="atLeast"/>
        <w:ind w:left="1170"/>
        <w:rPr>
          <w:color w:val="333333"/>
          <w:sz w:val="18"/>
          <w:szCs w:val="18"/>
        </w:rPr>
      </w:pPr>
      <w:r>
        <w:rPr>
          <w:rStyle w:val="go"/>
          <w:color w:val="333333"/>
          <w:sz w:val="18"/>
          <w:szCs w:val="18"/>
        </w:rPr>
        <w:t xml:space="preserve">array([0, 1, 2, 3, 4, 5, 6, 7, 8, </w:t>
      </w:r>
      <w:proofErr w:type="gramStart"/>
      <w:r>
        <w:rPr>
          <w:rStyle w:val="go"/>
          <w:color w:val="333333"/>
          <w:sz w:val="18"/>
          <w:szCs w:val="18"/>
        </w:rPr>
        <w:t>9</w:t>
      </w:r>
      <w:proofErr w:type="gramEnd"/>
      <w:r>
        <w:rPr>
          <w:rStyle w:val="go"/>
          <w:color w:val="333333"/>
          <w:sz w:val="18"/>
          <w:szCs w:val="18"/>
        </w:rPr>
        <w:t>])</w:t>
      </w:r>
    </w:p>
    <w:p w:rsidR="00CB030C" w:rsidRDefault="00CB030C" w:rsidP="00CB030C">
      <w:pPr>
        <w:pStyle w:val="HTMLPreformatted"/>
        <w:shd w:val="clear" w:color="auto" w:fill="F5F5F5"/>
        <w:wordWrap w:val="0"/>
        <w:spacing w:after="143" w:line="285" w:lineRule="atLeast"/>
        <w:ind w:left="1170"/>
        <w:rPr>
          <w:color w:val="333333"/>
          <w:sz w:val="18"/>
          <w:szCs w:val="18"/>
        </w:rPr>
      </w:pPr>
      <w:r>
        <w:rPr>
          <w:rStyle w:val="gp"/>
          <w:b/>
          <w:bCs/>
          <w:color w:val="C65D09"/>
          <w:sz w:val="18"/>
          <w:szCs w:val="18"/>
        </w:rPr>
        <w:t xml:space="preserve">&gt;&gt;&gt; </w:t>
      </w:r>
      <w:r>
        <w:rPr>
          <w:rStyle w:val="n"/>
          <w:color w:val="333333"/>
          <w:sz w:val="18"/>
          <w:szCs w:val="18"/>
        </w:rPr>
        <w:t>np</w:t>
      </w:r>
      <w:r>
        <w:rPr>
          <w:rStyle w:val="o"/>
          <w:color w:val="666666"/>
          <w:sz w:val="18"/>
          <w:szCs w:val="18"/>
        </w:rPr>
        <w:t>.</w:t>
      </w:r>
      <w:r>
        <w:rPr>
          <w:rStyle w:val="n"/>
          <w:color w:val="333333"/>
          <w:sz w:val="18"/>
          <w:szCs w:val="18"/>
        </w:rPr>
        <w:t>clip</w:t>
      </w:r>
      <w:r>
        <w:rPr>
          <w:rStyle w:val="p"/>
          <w:color w:val="333333"/>
          <w:sz w:val="18"/>
          <w:szCs w:val="18"/>
        </w:rPr>
        <w:t>(</w:t>
      </w:r>
      <w:r>
        <w:rPr>
          <w:rStyle w:val="n"/>
          <w:color w:val="333333"/>
          <w:sz w:val="18"/>
          <w:szCs w:val="18"/>
        </w:rPr>
        <w:t>a</w:t>
      </w:r>
      <w:r>
        <w:rPr>
          <w:rStyle w:val="p"/>
          <w:color w:val="333333"/>
          <w:sz w:val="18"/>
          <w:szCs w:val="18"/>
        </w:rPr>
        <w:t>,</w:t>
      </w:r>
      <w:r>
        <w:rPr>
          <w:color w:val="333333"/>
          <w:sz w:val="18"/>
          <w:szCs w:val="18"/>
        </w:rPr>
        <w:t xml:space="preserve"> </w:t>
      </w:r>
      <w:r>
        <w:rPr>
          <w:rStyle w:val="p"/>
          <w:color w:val="333333"/>
          <w:sz w:val="18"/>
          <w:szCs w:val="18"/>
        </w:rPr>
        <w:t>[</w:t>
      </w:r>
      <w:r>
        <w:rPr>
          <w:rStyle w:val="mi"/>
          <w:color w:val="208050"/>
          <w:sz w:val="18"/>
          <w:szCs w:val="18"/>
        </w:rPr>
        <w:t>3</w:t>
      </w:r>
      <w:r>
        <w:rPr>
          <w:rStyle w:val="p"/>
          <w:color w:val="333333"/>
          <w:sz w:val="18"/>
          <w:szCs w:val="18"/>
        </w:rPr>
        <w:t>,</w:t>
      </w:r>
      <w:r>
        <w:rPr>
          <w:color w:val="333333"/>
          <w:sz w:val="18"/>
          <w:szCs w:val="18"/>
        </w:rPr>
        <w:t xml:space="preserve"> </w:t>
      </w:r>
      <w:r>
        <w:rPr>
          <w:rStyle w:val="mi"/>
          <w:color w:val="208050"/>
          <w:sz w:val="18"/>
          <w:szCs w:val="18"/>
        </w:rPr>
        <w:t>4</w:t>
      </w:r>
      <w:r>
        <w:rPr>
          <w:rStyle w:val="p"/>
          <w:color w:val="333333"/>
          <w:sz w:val="18"/>
          <w:szCs w:val="18"/>
        </w:rPr>
        <w:t>,</w:t>
      </w:r>
      <w:r>
        <w:rPr>
          <w:color w:val="333333"/>
          <w:sz w:val="18"/>
          <w:szCs w:val="18"/>
        </w:rPr>
        <w:t xml:space="preserve"> </w:t>
      </w:r>
      <w:r>
        <w:rPr>
          <w:rStyle w:val="mi"/>
          <w:color w:val="208050"/>
          <w:sz w:val="18"/>
          <w:szCs w:val="18"/>
        </w:rPr>
        <w:t>1</w:t>
      </w:r>
      <w:r>
        <w:rPr>
          <w:rStyle w:val="p"/>
          <w:color w:val="333333"/>
          <w:sz w:val="18"/>
          <w:szCs w:val="18"/>
        </w:rPr>
        <w:t>,</w:t>
      </w:r>
      <w:r>
        <w:rPr>
          <w:color w:val="333333"/>
          <w:sz w:val="18"/>
          <w:szCs w:val="18"/>
        </w:rPr>
        <w:t xml:space="preserve"> </w:t>
      </w:r>
      <w:r>
        <w:rPr>
          <w:rStyle w:val="mi"/>
          <w:color w:val="208050"/>
          <w:sz w:val="18"/>
          <w:szCs w:val="18"/>
        </w:rPr>
        <w:t>1</w:t>
      </w:r>
      <w:r>
        <w:rPr>
          <w:rStyle w:val="p"/>
          <w:color w:val="333333"/>
          <w:sz w:val="18"/>
          <w:szCs w:val="18"/>
        </w:rPr>
        <w:t>,</w:t>
      </w:r>
      <w:r>
        <w:rPr>
          <w:color w:val="333333"/>
          <w:sz w:val="18"/>
          <w:szCs w:val="18"/>
        </w:rPr>
        <w:t xml:space="preserve"> </w:t>
      </w:r>
      <w:r>
        <w:rPr>
          <w:rStyle w:val="mi"/>
          <w:color w:val="208050"/>
          <w:sz w:val="18"/>
          <w:szCs w:val="18"/>
        </w:rPr>
        <w:t>1</w:t>
      </w:r>
      <w:r>
        <w:rPr>
          <w:rStyle w:val="p"/>
          <w:color w:val="333333"/>
          <w:sz w:val="18"/>
          <w:szCs w:val="18"/>
        </w:rPr>
        <w:t>,</w:t>
      </w:r>
      <w:r>
        <w:rPr>
          <w:color w:val="333333"/>
          <w:sz w:val="18"/>
          <w:szCs w:val="18"/>
        </w:rPr>
        <w:t xml:space="preserve"> </w:t>
      </w:r>
      <w:r>
        <w:rPr>
          <w:rStyle w:val="mi"/>
          <w:color w:val="208050"/>
          <w:sz w:val="18"/>
          <w:szCs w:val="18"/>
        </w:rPr>
        <w:t>4</w:t>
      </w:r>
      <w:r>
        <w:rPr>
          <w:rStyle w:val="p"/>
          <w:color w:val="333333"/>
          <w:sz w:val="18"/>
          <w:szCs w:val="18"/>
        </w:rPr>
        <w:t>,</w:t>
      </w:r>
      <w:r>
        <w:rPr>
          <w:color w:val="333333"/>
          <w:sz w:val="18"/>
          <w:szCs w:val="18"/>
        </w:rPr>
        <w:t xml:space="preserve"> </w:t>
      </w:r>
      <w:r>
        <w:rPr>
          <w:rStyle w:val="mi"/>
          <w:color w:val="208050"/>
          <w:sz w:val="18"/>
          <w:szCs w:val="18"/>
        </w:rPr>
        <w:t>4</w:t>
      </w:r>
      <w:r>
        <w:rPr>
          <w:rStyle w:val="p"/>
          <w:color w:val="333333"/>
          <w:sz w:val="18"/>
          <w:szCs w:val="18"/>
        </w:rPr>
        <w:t>,</w:t>
      </w:r>
      <w:r>
        <w:rPr>
          <w:color w:val="333333"/>
          <w:sz w:val="18"/>
          <w:szCs w:val="18"/>
        </w:rPr>
        <w:t xml:space="preserve"> </w:t>
      </w:r>
      <w:r>
        <w:rPr>
          <w:rStyle w:val="mi"/>
          <w:color w:val="208050"/>
          <w:sz w:val="18"/>
          <w:szCs w:val="18"/>
        </w:rPr>
        <w:t>4</w:t>
      </w:r>
      <w:r>
        <w:rPr>
          <w:rStyle w:val="p"/>
          <w:color w:val="333333"/>
          <w:sz w:val="18"/>
          <w:szCs w:val="18"/>
        </w:rPr>
        <w:t>,</w:t>
      </w:r>
      <w:r>
        <w:rPr>
          <w:color w:val="333333"/>
          <w:sz w:val="18"/>
          <w:szCs w:val="18"/>
        </w:rPr>
        <w:t xml:space="preserve"> </w:t>
      </w:r>
      <w:r>
        <w:rPr>
          <w:rStyle w:val="mi"/>
          <w:color w:val="208050"/>
          <w:sz w:val="18"/>
          <w:szCs w:val="18"/>
        </w:rPr>
        <w:t>4</w:t>
      </w:r>
      <w:r>
        <w:rPr>
          <w:rStyle w:val="p"/>
          <w:color w:val="333333"/>
          <w:sz w:val="18"/>
          <w:szCs w:val="18"/>
        </w:rPr>
        <w:t>,</w:t>
      </w:r>
      <w:r>
        <w:rPr>
          <w:color w:val="333333"/>
          <w:sz w:val="18"/>
          <w:szCs w:val="18"/>
        </w:rPr>
        <w:t xml:space="preserve"> </w:t>
      </w:r>
      <w:r>
        <w:rPr>
          <w:rStyle w:val="mi"/>
          <w:color w:val="208050"/>
          <w:sz w:val="18"/>
          <w:szCs w:val="18"/>
        </w:rPr>
        <w:t>4</w:t>
      </w:r>
      <w:r>
        <w:rPr>
          <w:rStyle w:val="p"/>
          <w:color w:val="333333"/>
          <w:sz w:val="18"/>
          <w:szCs w:val="18"/>
        </w:rPr>
        <w:t>],</w:t>
      </w:r>
      <w:r>
        <w:rPr>
          <w:color w:val="333333"/>
          <w:sz w:val="18"/>
          <w:szCs w:val="18"/>
        </w:rPr>
        <w:t xml:space="preserve"> </w:t>
      </w:r>
      <w:r>
        <w:rPr>
          <w:rStyle w:val="mi"/>
          <w:color w:val="208050"/>
          <w:sz w:val="18"/>
          <w:szCs w:val="18"/>
        </w:rPr>
        <w:t>8</w:t>
      </w:r>
      <w:r>
        <w:rPr>
          <w:rStyle w:val="p"/>
          <w:color w:val="333333"/>
          <w:sz w:val="18"/>
          <w:szCs w:val="18"/>
        </w:rPr>
        <w:t>)</w:t>
      </w:r>
    </w:p>
    <w:p w:rsidR="00CB030C" w:rsidRDefault="00CB030C" w:rsidP="00CB030C">
      <w:pPr>
        <w:pStyle w:val="HTMLPreformatted"/>
        <w:shd w:val="clear" w:color="auto" w:fill="F5F5F5"/>
        <w:wordWrap w:val="0"/>
        <w:spacing w:after="143" w:line="285" w:lineRule="atLeast"/>
        <w:ind w:left="1170"/>
        <w:rPr>
          <w:color w:val="333333"/>
          <w:sz w:val="18"/>
          <w:szCs w:val="18"/>
        </w:rPr>
      </w:pPr>
      <w:r>
        <w:rPr>
          <w:rStyle w:val="go"/>
          <w:color w:val="333333"/>
          <w:sz w:val="18"/>
          <w:szCs w:val="18"/>
        </w:rPr>
        <w:t xml:space="preserve">array([3, 4, 2, 3, 4, 5, 6, 7, 8, </w:t>
      </w:r>
      <w:proofErr w:type="gramStart"/>
      <w:r>
        <w:rPr>
          <w:rStyle w:val="go"/>
          <w:color w:val="333333"/>
          <w:sz w:val="18"/>
          <w:szCs w:val="18"/>
        </w:rPr>
        <w:t>8</w:t>
      </w:r>
      <w:proofErr w:type="gramEnd"/>
      <w:r>
        <w:rPr>
          <w:rStyle w:val="go"/>
          <w:color w:val="333333"/>
          <w:sz w:val="18"/>
          <w:szCs w:val="18"/>
        </w:rPr>
        <w:t>])</w:t>
      </w:r>
    </w:p>
    <w:p w:rsidR="00D922EF" w:rsidRDefault="00D922EF" w:rsidP="00D922EF">
      <w:pPr>
        <w:pStyle w:val="Heading1"/>
        <w:pBdr>
          <w:bottom w:val="single" w:sz="2" w:space="0" w:color="CCCCCC"/>
        </w:pBdr>
        <w:shd w:val="clear" w:color="auto" w:fill="FFFFFF"/>
        <w:spacing w:before="143" w:beforeAutospacing="0" w:after="120" w:afterAutospacing="0" w:line="570" w:lineRule="atLeast"/>
        <w:rPr>
          <w:rFonts w:ascii="Trebuchet MS" w:hAnsi="Trebuchet MS"/>
          <w:color w:val="555555"/>
          <w:sz w:val="39"/>
          <w:szCs w:val="39"/>
        </w:rPr>
      </w:pPr>
      <w:r>
        <w:rPr>
          <w:rFonts w:ascii="Trebuchet MS" w:hAnsi="Trebuchet MS"/>
          <w:color w:val="555555"/>
          <w:sz w:val="39"/>
          <w:szCs w:val="39"/>
        </w:rPr>
        <w:t>numpy.arccos</w:t>
      </w:r>
    </w:p>
    <w:p w:rsidR="00D922EF" w:rsidRDefault="00D922EF" w:rsidP="00D922EF">
      <w:pPr>
        <w:shd w:val="clear" w:color="auto" w:fill="FFFFFF"/>
        <w:spacing w:line="285" w:lineRule="atLeast"/>
        <w:rPr>
          <w:rFonts w:ascii="Arial" w:hAnsi="Arial" w:cs="Arial"/>
          <w:b/>
          <w:bCs/>
          <w:color w:val="333333"/>
          <w:sz w:val="20"/>
          <w:szCs w:val="20"/>
        </w:rPr>
      </w:pPr>
      <w:r>
        <w:rPr>
          <w:rStyle w:val="HTMLCode"/>
          <w:rFonts w:eastAsiaTheme="minorHAnsi"/>
          <w:b/>
          <w:bCs/>
          <w:color w:val="333333"/>
        </w:rPr>
        <w:t>numpy.</w:t>
      </w:r>
      <w:r>
        <w:rPr>
          <w:rStyle w:val="HTMLCode"/>
          <w:rFonts w:ascii="inherit" w:eastAsiaTheme="minorHAnsi" w:hAnsi="inherit"/>
          <w:b/>
          <w:bCs/>
          <w:color w:val="333333"/>
          <w:sz w:val="24"/>
          <w:szCs w:val="24"/>
        </w:rPr>
        <w:t>arccos</w:t>
      </w:r>
      <w:r>
        <w:rPr>
          <w:rStyle w:val="sig-paren"/>
          <w:rFonts w:ascii="Arial" w:hAnsi="Arial" w:cs="Arial"/>
          <w:b/>
          <w:bCs/>
          <w:color w:val="333333"/>
        </w:rPr>
        <w:t>(</w:t>
      </w:r>
      <w:r>
        <w:rPr>
          <w:rStyle w:val="Emphasis"/>
          <w:rFonts w:ascii="Arial" w:hAnsi="Arial" w:cs="Arial"/>
          <w:b/>
          <w:bCs/>
          <w:color w:val="333333"/>
          <w:sz w:val="20"/>
          <w:szCs w:val="20"/>
        </w:rPr>
        <w:t>x</w:t>
      </w:r>
      <w:r>
        <w:rPr>
          <w:rFonts w:ascii="Arial" w:hAnsi="Arial" w:cs="Arial"/>
          <w:b/>
          <w:bCs/>
          <w:color w:val="333333"/>
          <w:sz w:val="20"/>
          <w:szCs w:val="20"/>
        </w:rPr>
        <w:t>, </w:t>
      </w:r>
      <w:r>
        <w:rPr>
          <w:rStyle w:val="Emphasis"/>
          <w:rFonts w:ascii="Arial" w:hAnsi="Arial" w:cs="Arial"/>
          <w:b/>
          <w:bCs/>
          <w:color w:val="333333"/>
          <w:sz w:val="20"/>
          <w:szCs w:val="20"/>
        </w:rPr>
        <w:t>/</w:t>
      </w:r>
      <w:r>
        <w:rPr>
          <w:rFonts w:ascii="Arial" w:hAnsi="Arial" w:cs="Arial"/>
          <w:b/>
          <w:bCs/>
          <w:color w:val="333333"/>
          <w:sz w:val="20"/>
          <w:szCs w:val="20"/>
        </w:rPr>
        <w:t>, </w:t>
      </w:r>
      <w:r>
        <w:rPr>
          <w:rStyle w:val="Emphasis"/>
          <w:rFonts w:ascii="Arial" w:hAnsi="Arial" w:cs="Arial"/>
          <w:b/>
          <w:bCs/>
          <w:color w:val="333333"/>
          <w:sz w:val="20"/>
          <w:szCs w:val="20"/>
        </w:rPr>
        <w:t>out=None</w:t>
      </w:r>
      <w:r>
        <w:rPr>
          <w:rFonts w:ascii="Arial" w:hAnsi="Arial" w:cs="Arial"/>
          <w:b/>
          <w:bCs/>
          <w:color w:val="333333"/>
          <w:sz w:val="20"/>
          <w:szCs w:val="20"/>
        </w:rPr>
        <w:t>, </w:t>
      </w:r>
      <w:r>
        <w:rPr>
          <w:rStyle w:val="Emphasis"/>
          <w:rFonts w:ascii="Arial" w:hAnsi="Arial" w:cs="Arial"/>
          <w:b/>
          <w:bCs/>
          <w:color w:val="333333"/>
          <w:sz w:val="20"/>
          <w:szCs w:val="20"/>
        </w:rPr>
        <w:t>*</w:t>
      </w:r>
      <w:r>
        <w:rPr>
          <w:rFonts w:ascii="Arial" w:hAnsi="Arial" w:cs="Arial"/>
          <w:b/>
          <w:bCs/>
          <w:color w:val="333333"/>
          <w:sz w:val="20"/>
          <w:szCs w:val="20"/>
        </w:rPr>
        <w:t>, </w:t>
      </w:r>
      <w:r>
        <w:rPr>
          <w:rStyle w:val="Emphasis"/>
          <w:rFonts w:ascii="Arial" w:hAnsi="Arial" w:cs="Arial"/>
          <w:b/>
          <w:bCs/>
          <w:color w:val="333333"/>
          <w:sz w:val="20"/>
          <w:szCs w:val="20"/>
        </w:rPr>
        <w:t>where=True</w:t>
      </w:r>
      <w:r>
        <w:rPr>
          <w:rFonts w:ascii="Arial" w:hAnsi="Arial" w:cs="Arial"/>
          <w:b/>
          <w:bCs/>
          <w:color w:val="333333"/>
          <w:sz w:val="20"/>
          <w:szCs w:val="20"/>
        </w:rPr>
        <w:t>, </w:t>
      </w:r>
      <w:r>
        <w:rPr>
          <w:rStyle w:val="Emphasis"/>
          <w:rFonts w:ascii="Arial" w:hAnsi="Arial" w:cs="Arial"/>
          <w:b/>
          <w:bCs/>
          <w:color w:val="333333"/>
          <w:sz w:val="20"/>
          <w:szCs w:val="20"/>
        </w:rPr>
        <w:t>casting='same_kind'</w:t>
      </w:r>
      <w:r>
        <w:rPr>
          <w:rFonts w:ascii="Arial" w:hAnsi="Arial" w:cs="Arial"/>
          <w:b/>
          <w:bCs/>
          <w:color w:val="333333"/>
          <w:sz w:val="20"/>
          <w:szCs w:val="20"/>
        </w:rPr>
        <w:t>, </w:t>
      </w:r>
      <w:r>
        <w:rPr>
          <w:rStyle w:val="Emphasis"/>
          <w:rFonts w:ascii="Arial" w:hAnsi="Arial" w:cs="Arial"/>
          <w:b/>
          <w:bCs/>
          <w:color w:val="333333"/>
          <w:sz w:val="20"/>
          <w:szCs w:val="20"/>
        </w:rPr>
        <w:t>order='K'</w:t>
      </w:r>
      <w:r>
        <w:rPr>
          <w:rFonts w:ascii="Arial" w:hAnsi="Arial" w:cs="Arial"/>
          <w:b/>
          <w:bCs/>
          <w:color w:val="333333"/>
          <w:sz w:val="20"/>
          <w:szCs w:val="20"/>
        </w:rPr>
        <w:t>, </w:t>
      </w:r>
      <w:r>
        <w:rPr>
          <w:rStyle w:val="Emphasis"/>
          <w:rFonts w:ascii="Arial" w:hAnsi="Arial" w:cs="Arial"/>
          <w:b/>
          <w:bCs/>
          <w:color w:val="333333"/>
          <w:sz w:val="20"/>
          <w:szCs w:val="20"/>
        </w:rPr>
        <w:t>dtype=None</w:t>
      </w:r>
      <w:r>
        <w:rPr>
          <w:rFonts w:ascii="Arial" w:hAnsi="Arial" w:cs="Arial"/>
          <w:b/>
          <w:bCs/>
          <w:color w:val="333333"/>
          <w:sz w:val="20"/>
          <w:szCs w:val="20"/>
        </w:rPr>
        <w:t>, </w:t>
      </w:r>
      <w:r>
        <w:rPr>
          <w:rStyle w:val="Emphasis"/>
          <w:rFonts w:ascii="Arial" w:hAnsi="Arial" w:cs="Arial"/>
          <w:b/>
          <w:bCs/>
          <w:color w:val="333333"/>
          <w:sz w:val="20"/>
          <w:szCs w:val="20"/>
        </w:rPr>
        <w:t>subok=True</w:t>
      </w:r>
      <w:r>
        <w:rPr>
          <w:rStyle w:val="optional"/>
          <w:rFonts w:ascii="Arial" w:hAnsi="Arial" w:cs="Arial"/>
          <w:b/>
          <w:bCs/>
          <w:color w:val="333333"/>
        </w:rPr>
        <w:t>[</w:t>
      </w:r>
      <w:r>
        <w:rPr>
          <w:rFonts w:ascii="Arial" w:hAnsi="Arial" w:cs="Arial"/>
          <w:b/>
          <w:bCs/>
          <w:color w:val="333333"/>
          <w:sz w:val="20"/>
          <w:szCs w:val="20"/>
        </w:rPr>
        <w:t>, </w:t>
      </w:r>
      <w:r>
        <w:rPr>
          <w:rStyle w:val="Emphasis"/>
          <w:rFonts w:ascii="Arial" w:hAnsi="Arial" w:cs="Arial"/>
          <w:b/>
          <w:bCs/>
          <w:color w:val="333333"/>
          <w:sz w:val="20"/>
          <w:szCs w:val="20"/>
        </w:rPr>
        <w:t>signature</w:t>
      </w:r>
      <w:r>
        <w:rPr>
          <w:rFonts w:ascii="Arial" w:hAnsi="Arial" w:cs="Arial"/>
          <w:b/>
          <w:bCs/>
          <w:color w:val="333333"/>
          <w:sz w:val="20"/>
          <w:szCs w:val="20"/>
        </w:rPr>
        <w:t>, </w:t>
      </w:r>
      <w:r>
        <w:rPr>
          <w:rStyle w:val="Emphasis"/>
          <w:rFonts w:ascii="Arial" w:hAnsi="Arial" w:cs="Arial"/>
          <w:b/>
          <w:bCs/>
          <w:color w:val="333333"/>
          <w:sz w:val="20"/>
          <w:szCs w:val="20"/>
        </w:rPr>
        <w:t>extobj</w:t>
      </w:r>
      <w:r>
        <w:rPr>
          <w:rStyle w:val="optional"/>
          <w:rFonts w:ascii="Arial" w:hAnsi="Arial" w:cs="Arial"/>
          <w:b/>
          <w:bCs/>
          <w:color w:val="333333"/>
        </w:rPr>
        <w:t>]</w:t>
      </w:r>
      <w:r>
        <w:rPr>
          <w:rStyle w:val="sig-paren"/>
          <w:rFonts w:ascii="Arial" w:hAnsi="Arial" w:cs="Arial"/>
          <w:b/>
          <w:bCs/>
          <w:color w:val="333333"/>
        </w:rPr>
        <w:t>)</w:t>
      </w:r>
      <w:r>
        <w:rPr>
          <w:rStyle w:val="Emphasis"/>
          <w:rFonts w:ascii="Arial" w:hAnsi="Arial" w:cs="Arial"/>
          <w:b/>
          <w:bCs/>
          <w:color w:val="333333"/>
          <w:sz w:val="20"/>
          <w:szCs w:val="20"/>
        </w:rPr>
        <w:t> = &lt;ufunc 'arccos'&gt;</w:t>
      </w:r>
    </w:p>
    <w:p w:rsidR="00D922EF" w:rsidRDefault="00D922EF" w:rsidP="00D922EF">
      <w:pPr>
        <w:pStyle w:val="NormalWeb"/>
        <w:shd w:val="clear" w:color="auto" w:fill="FFFFFF"/>
        <w:spacing w:before="0" w:beforeAutospacing="0" w:after="143" w:afterAutospacing="0" w:line="285" w:lineRule="atLeast"/>
        <w:ind w:left="720"/>
        <w:rPr>
          <w:rFonts w:ascii="Arial" w:hAnsi="Arial" w:cs="Arial"/>
          <w:color w:val="333333"/>
          <w:sz w:val="20"/>
          <w:szCs w:val="20"/>
        </w:rPr>
      </w:pPr>
      <w:r>
        <w:rPr>
          <w:rFonts w:ascii="Arial" w:hAnsi="Arial" w:cs="Arial"/>
          <w:color w:val="333333"/>
          <w:sz w:val="20"/>
          <w:szCs w:val="20"/>
        </w:rPr>
        <w:t>Trigonometric inverse cosine, element-wise.</w:t>
      </w:r>
    </w:p>
    <w:p w:rsidR="00D922EF" w:rsidRDefault="00D922EF" w:rsidP="00D922EF">
      <w:pPr>
        <w:pStyle w:val="NormalWeb"/>
        <w:shd w:val="clear" w:color="auto" w:fill="FFFFFF"/>
        <w:spacing w:before="0" w:beforeAutospacing="0" w:after="143" w:afterAutospacing="0" w:line="285" w:lineRule="atLeast"/>
        <w:ind w:left="720"/>
        <w:rPr>
          <w:rFonts w:ascii="Arial" w:hAnsi="Arial" w:cs="Arial"/>
          <w:color w:val="333333"/>
          <w:sz w:val="20"/>
          <w:szCs w:val="20"/>
        </w:rPr>
      </w:pPr>
      <w:r>
        <w:rPr>
          <w:rFonts w:ascii="Arial" w:hAnsi="Arial" w:cs="Arial"/>
          <w:color w:val="333333"/>
          <w:sz w:val="20"/>
          <w:szCs w:val="20"/>
        </w:rPr>
        <w:t>The inverse of </w:t>
      </w:r>
      <w:hyperlink r:id="rId16" w:anchor="numpy.cos" w:tooltip="numpy.cos" w:history="1">
        <w:r>
          <w:rPr>
            <w:rStyle w:val="pre"/>
            <w:rFonts w:ascii="inherit" w:hAnsi="inherit" w:cs="Courier New"/>
            <w:b/>
            <w:bCs/>
            <w:color w:val="0088CC"/>
            <w:sz w:val="20"/>
            <w:szCs w:val="20"/>
            <w:bdr w:val="none" w:sz="0" w:space="0" w:color="auto" w:frame="1"/>
          </w:rPr>
          <w:t>cos</w:t>
        </w:r>
      </w:hyperlink>
      <w:r>
        <w:rPr>
          <w:rFonts w:ascii="Arial" w:hAnsi="Arial" w:cs="Arial"/>
          <w:color w:val="333333"/>
          <w:sz w:val="20"/>
          <w:szCs w:val="20"/>
        </w:rPr>
        <w:t> so that, if </w:t>
      </w:r>
      <w:r>
        <w:rPr>
          <w:rStyle w:val="pre"/>
          <w:rFonts w:ascii="Courier New" w:hAnsi="Courier New" w:cs="Courier New"/>
          <w:color w:val="333333"/>
          <w:sz w:val="20"/>
          <w:szCs w:val="20"/>
          <w:shd w:val="clear" w:color="auto" w:fill="F2F2F2"/>
        </w:rPr>
        <w:t>y</w:t>
      </w:r>
      <w:r>
        <w:rPr>
          <w:rStyle w:val="HTMLCode"/>
          <w:color w:val="333333"/>
          <w:shd w:val="clear" w:color="auto" w:fill="F2F2F2"/>
        </w:rPr>
        <w:t> </w:t>
      </w:r>
      <w:r>
        <w:rPr>
          <w:rStyle w:val="pre"/>
          <w:rFonts w:ascii="Courier New" w:hAnsi="Courier New" w:cs="Courier New"/>
          <w:color w:val="333333"/>
          <w:sz w:val="20"/>
          <w:szCs w:val="20"/>
          <w:shd w:val="clear" w:color="auto" w:fill="F2F2F2"/>
        </w:rPr>
        <w:t>=</w:t>
      </w:r>
      <w:r>
        <w:rPr>
          <w:rStyle w:val="HTMLCode"/>
          <w:color w:val="333333"/>
          <w:shd w:val="clear" w:color="auto" w:fill="F2F2F2"/>
        </w:rPr>
        <w:t> </w:t>
      </w:r>
      <w:r>
        <w:rPr>
          <w:rStyle w:val="pre"/>
          <w:rFonts w:ascii="Courier New" w:hAnsi="Courier New" w:cs="Courier New"/>
          <w:color w:val="333333"/>
          <w:sz w:val="20"/>
          <w:szCs w:val="20"/>
          <w:shd w:val="clear" w:color="auto" w:fill="F2F2F2"/>
        </w:rPr>
        <w:t>cos(x)</w:t>
      </w:r>
      <w:r>
        <w:rPr>
          <w:rFonts w:ascii="Arial" w:hAnsi="Arial" w:cs="Arial"/>
          <w:color w:val="333333"/>
          <w:sz w:val="20"/>
          <w:szCs w:val="20"/>
        </w:rPr>
        <w:t>, then </w:t>
      </w:r>
      <w:r>
        <w:rPr>
          <w:rStyle w:val="pre"/>
          <w:rFonts w:ascii="Courier New" w:hAnsi="Courier New" w:cs="Courier New"/>
          <w:color w:val="333333"/>
          <w:sz w:val="20"/>
          <w:szCs w:val="20"/>
          <w:shd w:val="clear" w:color="auto" w:fill="F2F2F2"/>
        </w:rPr>
        <w:t>x</w:t>
      </w:r>
      <w:r>
        <w:rPr>
          <w:rStyle w:val="HTMLCode"/>
          <w:color w:val="333333"/>
          <w:shd w:val="clear" w:color="auto" w:fill="F2F2F2"/>
        </w:rPr>
        <w:t> </w:t>
      </w:r>
      <w:r>
        <w:rPr>
          <w:rStyle w:val="pre"/>
          <w:rFonts w:ascii="Courier New" w:hAnsi="Courier New" w:cs="Courier New"/>
          <w:color w:val="333333"/>
          <w:sz w:val="20"/>
          <w:szCs w:val="20"/>
          <w:shd w:val="clear" w:color="auto" w:fill="F2F2F2"/>
        </w:rPr>
        <w:t>=</w:t>
      </w:r>
      <w:r>
        <w:rPr>
          <w:rStyle w:val="HTMLCode"/>
          <w:color w:val="333333"/>
          <w:shd w:val="clear" w:color="auto" w:fill="F2F2F2"/>
        </w:rPr>
        <w:t> </w:t>
      </w:r>
      <w:r>
        <w:rPr>
          <w:rStyle w:val="pre"/>
          <w:rFonts w:ascii="Courier New" w:hAnsi="Courier New" w:cs="Courier New"/>
          <w:color w:val="333333"/>
          <w:sz w:val="20"/>
          <w:szCs w:val="20"/>
          <w:shd w:val="clear" w:color="auto" w:fill="F2F2F2"/>
        </w:rPr>
        <w:t>arccos(y)</w:t>
      </w:r>
      <w:r>
        <w:rPr>
          <w:rFonts w:ascii="Arial" w:hAnsi="Arial" w:cs="Arial"/>
          <w:color w:val="333333"/>
          <w:sz w:val="20"/>
          <w:szCs w:val="20"/>
        </w:rPr>
        <w:t>.</w:t>
      </w:r>
    </w:p>
    <w:tbl>
      <w:tblPr>
        <w:tblW w:w="0" w:type="auto"/>
        <w:tblInd w:w="735" w:type="dxa"/>
        <w:tblCellMar>
          <w:top w:w="15" w:type="dxa"/>
          <w:left w:w="15" w:type="dxa"/>
          <w:bottom w:w="15" w:type="dxa"/>
          <w:right w:w="15" w:type="dxa"/>
        </w:tblCellMar>
        <w:tblLook w:val="04A0"/>
      </w:tblPr>
      <w:tblGrid>
        <w:gridCol w:w="2769"/>
        <w:gridCol w:w="6051"/>
      </w:tblGrid>
      <w:tr w:rsidR="00D922EF" w:rsidTr="00D922EF">
        <w:tc>
          <w:tcPr>
            <w:tcW w:w="0" w:type="auto"/>
            <w:tcBorders>
              <w:top w:val="nil"/>
              <w:left w:val="nil"/>
              <w:bottom w:val="nil"/>
              <w:right w:val="nil"/>
            </w:tcBorders>
            <w:shd w:val="clear" w:color="auto" w:fill="EEEEEE"/>
            <w:noWrap/>
            <w:tcMar>
              <w:top w:w="15" w:type="dxa"/>
              <w:left w:w="75" w:type="dxa"/>
              <w:bottom w:w="15" w:type="dxa"/>
              <w:right w:w="120" w:type="dxa"/>
            </w:tcMar>
            <w:vAlign w:val="center"/>
            <w:hideMark/>
          </w:tcPr>
          <w:p w:rsidR="00D922EF" w:rsidRDefault="00D922EF">
            <w:pPr>
              <w:spacing w:after="143"/>
              <w:rPr>
                <w:b/>
                <w:bCs/>
                <w:sz w:val="24"/>
                <w:szCs w:val="24"/>
              </w:rPr>
            </w:pPr>
            <w:r>
              <w:rPr>
                <w:b/>
                <w:bCs/>
              </w:rPr>
              <w:t>Parameters:</w:t>
            </w:r>
          </w:p>
        </w:tc>
        <w:tc>
          <w:tcPr>
            <w:tcW w:w="0" w:type="auto"/>
            <w:tcBorders>
              <w:top w:val="nil"/>
              <w:bottom w:val="nil"/>
              <w:right w:val="nil"/>
            </w:tcBorders>
            <w:shd w:val="clear" w:color="auto" w:fill="auto"/>
            <w:tcMar>
              <w:top w:w="15" w:type="dxa"/>
              <w:left w:w="75" w:type="dxa"/>
              <w:bottom w:w="15" w:type="dxa"/>
              <w:right w:w="120" w:type="dxa"/>
            </w:tcMar>
            <w:vAlign w:val="center"/>
            <w:hideMark/>
          </w:tcPr>
          <w:p w:rsidR="00D922EF" w:rsidRDefault="00D922EF">
            <w:pPr>
              <w:spacing w:after="0" w:line="285" w:lineRule="atLeast"/>
              <w:rPr>
                <w:b/>
                <w:bCs/>
              </w:rPr>
            </w:pPr>
            <w:r>
              <w:rPr>
                <w:rStyle w:val="Strong"/>
              </w:rPr>
              <w:t>x</w:t>
            </w:r>
            <w:r>
              <w:rPr>
                <w:b/>
                <w:bCs/>
              </w:rPr>
              <w:t> </w:t>
            </w:r>
            <w:r>
              <w:rPr>
                <w:rStyle w:val="classifier-delimiter"/>
                <w:b/>
                <w:bCs/>
              </w:rPr>
              <w:t>:</w:t>
            </w:r>
            <w:r>
              <w:rPr>
                <w:b/>
                <w:bCs/>
              </w:rPr>
              <w:t> </w:t>
            </w:r>
            <w:r>
              <w:rPr>
                <w:rStyle w:val="classifier"/>
                <w:b/>
                <w:bCs/>
                <w:i/>
                <w:iCs/>
              </w:rPr>
              <w:t>array_like</w:t>
            </w:r>
          </w:p>
          <w:p w:rsidR="00D922EF" w:rsidRDefault="00D922EF">
            <w:pPr>
              <w:pStyle w:val="first"/>
              <w:spacing w:before="0" w:beforeAutospacing="0" w:after="0" w:afterAutospacing="0" w:line="285" w:lineRule="atLeast"/>
              <w:ind w:left="720"/>
            </w:pPr>
            <w:r>
              <w:rPr>
                <w:rStyle w:val="Emphasis"/>
              </w:rPr>
              <w:t>x</w:t>
            </w:r>
            <w:r>
              <w:t>-coordinate on the unit circle. For real arguments, the domain is [-1, 1].</w:t>
            </w:r>
          </w:p>
          <w:p w:rsidR="00D922EF" w:rsidRDefault="00D922EF">
            <w:pPr>
              <w:spacing w:line="285" w:lineRule="atLeast"/>
              <w:ind w:left="450"/>
              <w:rPr>
                <w:b/>
                <w:bCs/>
              </w:rPr>
            </w:pPr>
            <w:r>
              <w:rPr>
                <w:rStyle w:val="Strong"/>
              </w:rPr>
              <w:t>out</w:t>
            </w:r>
            <w:r>
              <w:rPr>
                <w:b/>
                <w:bCs/>
              </w:rPr>
              <w:t> </w:t>
            </w:r>
            <w:r>
              <w:rPr>
                <w:rStyle w:val="classifier-delimiter"/>
                <w:b/>
                <w:bCs/>
              </w:rPr>
              <w:t>:</w:t>
            </w:r>
            <w:r>
              <w:rPr>
                <w:b/>
                <w:bCs/>
              </w:rPr>
              <w:t> </w:t>
            </w:r>
            <w:r>
              <w:rPr>
                <w:rStyle w:val="classifier"/>
                <w:b/>
                <w:bCs/>
                <w:i/>
                <w:iCs/>
              </w:rPr>
              <w:t>ndarray, None, or tuple of ndarray and None, optional</w:t>
            </w:r>
          </w:p>
          <w:p w:rsidR="00D922EF" w:rsidRDefault="00D922EF">
            <w:pPr>
              <w:pStyle w:val="first"/>
              <w:spacing w:before="0" w:beforeAutospacing="0" w:after="0" w:afterAutospacing="0" w:line="285" w:lineRule="atLeast"/>
              <w:ind w:left="720"/>
            </w:pPr>
            <w:r>
              <w:t>A location into which the result is stored. If provided, it must have a shape that the inputs broadcast to. If not provided or </w:t>
            </w:r>
            <w:r>
              <w:rPr>
                <w:rStyle w:val="Emphasis"/>
              </w:rPr>
              <w:t>None</w:t>
            </w:r>
            <w:r>
              <w:t>, a freshly-allocated array is returned. A tuple (possible only as a keyword argument) must have length equal to the number of outputs.</w:t>
            </w:r>
          </w:p>
          <w:p w:rsidR="00D922EF" w:rsidRDefault="00D922EF">
            <w:pPr>
              <w:spacing w:line="285" w:lineRule="atLeast"/>
              <w:ind w:left="900"/>
              <w:rPr>
                <w:b/>
                <w:bCs/>
              </w:rPr>
            </w:pPr>
            <w:r>
              <w:rPr>
                <w:rStyle w:val="Strong"/>
              </w:rPr>
              <w:t>where</w:t>
            </w:r>
            <w:r>
              <w:rPr>
                <w:b/>
                <w:bCs/>
              </w:rPr>
              <w:t> </w:t>
            </w:r>
            <w:r>
              <w:rPr>
                <w:rStyle w:val="classifier-delimiter"/>
                <w:b/>
                <w:bCs/>
              </w:rPr>
              <w:t>:</w:t>
            </w:r>
            <w:r>
              <w:rPr>
                <w:b/>
                <w:bCs/>
              </w:rPr>
              <w:t> </w:t>
            </w:r>
            <w:r>
              <w:rPr>
                <w:rStyle w:val="classifier"/>
                <w:b/>
                <w:bCs/>
                <w:i/>
                <w:iCs/>
              </w:rPr>
              <w:t>array_like, optional</w:t>
            </w:r>
          </w:p>
          <w:p w:rsidR="00D922EF" w:rsidRDefault="00D922EF">
            <w:pPr>
              <w:pStyle w:val="first"/>
              <w:spacing w:before="0" w:beforeAutospacing="0" w:after="0" w:afterAutospacing="0" w:line="285" w:lineRule="atLeast"/>
              <w:ind w:left="720"/>
            </w:pPr>
            <w:r>
              <w:t>This condition is broadcast over the input. At locations where the condition is True, the </w:t>
            </w:r>
            <w:r>
              <w:rPr>
                <w:rStyle w:val="Emphasis"/>
              </w:rPr>
              <w:t>out</w:t>
            </w:r>
            <w:r>
              <w:t> array will be set to the ufunc result. Elsewhere, the </w:t>
            </w:r>
            <w:r>
              <w:rPr>
                <w:rStyle w:val="Emphasis"/>
              </w:rPr>
              <w:t>out</w:t>
            </w:r>
            <w:r>
              <w:t> array will retain its original value. Note that if an uninitialized </w:t>
            </w:r>
            <w:r>
              <w:rPr>
                <w:rStyle w:val="Emphasis"/>
              </w:rPr>
              <w:t>out</w:t>
            </w:r>
            <w:r>
              <w:t> array is created via the default </w:t>
            </w:r>
            <w:r>
              <w:rPr>
                <w:rStyle w:val="pre"/>
                <w:rFonts w:ascii="Courier New" w:hAnsi="Courier New" w:cs="Courier New"/>
                <w:sz w:val="20"/>
                <w:szCs w:val="20"/>
                <w:shd w:val="clear" w:color="auto" w:fill="F2F2F2"/>
              </w:rPr>
              <w:t>out=None</w:t>
            </w:r>
            <w:r>
              <w:t>, locations within it where the condition is False will remain uninitialized.</w:t>
            </w:r>
          </w:p>
          <w:p w:rsidR="00D922EF" w:rsidRDefault="00D922EF">
            <w:pPr>
              <w:spacing w:line="285" w:lineRule="atLeast"/>
              <w:ind w:left="1350"/>
              <w:rPr>
                <w:b/>
                <w:bCs/>
              </w:rPr>
            </w:pPr>
            <w:r>
              <w:rPr>
                <w:rStyle w:val="Strong"/>
              </w:rPr>
              <w:t>**kwargs</w:t>
            </w:r>
          </w:p>
          <w:p w:rsidR="00D922EF" w:rsidRDefault="00D922EF">
            <w:pPr>
              <w:pStyle w:val="first"/>
              <w:spacing w:before="0" w:beforeAutospacing="0" w:after="0" w:afterAutospacing="0" w:line="285" w:lineRule="atLeast"/>
              <w:ind w:left="720"/>
            </w:pPr>
            <w:r>
              <w:t>For other keyword-only arguments, see the </w:t>
            </w:r>
            <w:hyperlink r:id="rId17" w:anchor="ufuncs-kwargs" w:history="1">
              <w:r>
                <w:rPr>
                  <w:rStyle w:val="std"/>
                  <w:color w:val="0088CC"/>
                </w:rPr>
                <w:t xml:space="preserve">ufunc </w:t>
              </w:r>
              <w:r>
                <w:rPr>
                  <w:rStyle w:val="std"/>
                  <w:color w:val="0088CC"/>
                </w:rPr>
                <w:lastRenderedPageBreak/>
                <w:t>docs</w:t>
              </w:r>
            </w:hyperlink>
            <w:r>
              <w:t>.</w:t>
            </w:r>
          </w:p>
        </w:tc>
      </w:tr>
      <w:tr w:rsidR="00D922EF" w:rsidTr="00D922EF">
        <w:tc>
          <w:tcPr>
            <w:tcW w:w="0" w:type="auto"/>
            <w:tcBorders>
              <w:top w:val="nil"/>
              <w:left w:val="nil"/>
              <w:bottom w:val="nil"/>
              <w:right w:val="nil"/>
            </w:tcBorders>
            <w:shd w:val="clear" w:color="auto" w:fill="EEEEEE"/>
            <w:noWrap/>
            <w:tcMar>
              <w:top w:w="15" w:type="dxa"/>
              <w:left w:w="75" w:type="dxa"/>
              <w:bottom w:w="15" w:type="dxa"/>
              <w:right w:w="120" w:type="dxa"/>
            </w:tcMar>
            <w:vAlign w:val="center"/>
            <w:hideMark/>
          </w:tcPr>
          <w:p w:rsidR="00D922EF" w:rsidRDefault="00D922EF">
            <w:pPr>
              <w:ind w:left="1800"/>
              <w:rPr>
                <w:b/>
                <w:bCs/>
                <w:sz w:val="24"/>
                <w:szCs w:val="24"/>
              </w:rPr>
            </w:pPr>
            <w:r>
              <w:rPr>
                <w:b/>
                <w:bCs/>
              </w:rPr>
              <w:lastRenderedPageBreak/>
              <w:t>Returns:</w:t>
            </w:r>
          </w:p>
        </w:tc>
        <w:tc>
          <w:tcPr>
            <w:tcW w:w="0" w:type="auto"/>
            <w:tcBorders>
              <w:top w:val="nil"/>
              <w:bottom w:val="nil"/>
              <w:right w:val="nil"/>
            </w:tcBorders>
            <w:shd w:val="clear" w:color="auto" w:fill="auto"/>
            <w:tcMar>
              <w:top w:w="15" w:type="dxa"/>
              <w:left w:w="75" w:type="dxa"/>
              <w:bottom w:w="15" w:type="dxa"/>
              <w:right w:w="120" w:type="dxa"/>
            </w:tcMar>
            <w:vAlign w:val="center"/>
            <w:hideMark/>
          </w:tcPr>
          <w:p w:rsidR="00D922EF" w:rsidRDefault="00D922EF">
            <w:pPr>
              <w:spacing w:line="285" w:lineRule="atLeast"/>
              <w:ind w:left="1800"/>
              <w:rPr>
                <w:b/>
                <w:bCs/>
              </w:rPr>
            </w:pPr>
            <w:r>
              <w:rPr>
                <w:rStyle w:val="Strong"/>
              </w:rPr>
              <w:t>angle</w:t>
            </w:r>
            <w:r>
              <w:rPr>
                <w:b/>
                <w:bCs/>
              </w:rPr>
              <w:t> </w:t>
            </w:r>
            <w:r>
              <w:rPr>
                <w:rStyle w:val="classifier-delimiter"/>
                <w:b/>
                <w:bCs/>
              </w:rPr>
              <w:t>:</w:t>
            </w:r>
            <w:r>
              <w:rPr>
                <w:b/>
                <w:bCs/>
              </w:rPr>
              <w:t> </w:t>
            </w:r>
            <w:r>
              <w:rPr>
                <w:rStyle w:val="classifier"/>
                <w:b/>
                <w:bCs/>
                <w:i/>
                <w:iCs/>
              </w:rPr>
              <w:t>ndarray</w:t>
            </w:r>
          </w:p>
          <w:p w:rsidR="00D922EF" w:rsidRDefault="00D922EF">
            <w:pPr>
              <w:pStyle w:val="first"/>
              <w:spacing w:before="0" w:beforeAutospacing="0" w:after="0" w:afterAutospacing="0" w:line="285" w:lineRule="atLeast"/>
              <w:ind w:left="720"/>
            </w:pPr>
            <w:r>
              <w:t>The angle of the ray intersecting the unit circle at the given </w:t>
            </w:r>
            <w:r>
              <w:rPr>
                <w:rStyle w:val="Emphasis"/>
              </w:rPr>
              <w:t>x</w:t>
            </w:r>
            <w:r>
              <w:t>-coordinate in radians [0, pi]. This is a scalar if </w:t>
            </w:r>
            <w:r>
              <w:rPr>
                <w:rStyle w:val="Emphasis"/>
              </w:rPr>
              <w:t>x</w:t>
            </w:r>
            <w:r>
              <w:t> is a scalar.</w:t>
            </w:r>
          </w:p>
        </w:tc>
      </w:tr>
    </w:tbl>
    <w:p w:rsidR="00D922EF" w:rsidRDefault="00D922EF" w:rsidP="00D922EF">
      <w:pPr>
        <w:pStyle w:val="first"/>
        <w:shd w:val="clear" w:color="auto" w:fill="FFFFCC"/>
        <w:spacing w:before="0" w:beforeAutospacing="0" w:after="75" w:afterAutospacing="0" w:line="285" w:lineRule="atLeast"/>
        <w:ind w:left="720" w:right="150"/>
        <w:rPr>
          <w:rFonts w:ascii="Arial" w:hAnsi="Arial" w:cs="Arial"/>
          <w:b/>
          <w:bCs/>
          <w:color w:val="333333"/>
          <w:sz w:val="20"/>
          <w:szCs w:val="20"/>
        </w:rPr>
      </w:pPr>
      <w:r>
        <w:rPr>
          <w:rFonts w:ascii="Arial" w:hAnsi="Arial" w:cs="Arial"/>
          <w:b/>
          <w:bCs/>
          <w:color w:val="333333"/>
          <w:sz w:val="20"/>
          <w:szCs w:val="20"/>
        </w:rPr>
        <w:t>See also</w:t>
      </w:r>
    </w:p>
    <w:p w:rsidR="00D922EF" w:rsidRDefault="00D922EF" w:rsidP="00D922EF">
      <w:pPr>
        <w:pStyle w:val="last"/>
        <w:shd w:val="clear" w:color="auto" w:fill="FFFFCC"/>
        <w:spacing w:before="0" w:beforeAutospacing="0" w:after="143" w:afterAutospacing="0" w:line="285" w:lineRule="atLeast"/>
        <w:ind w:left="720"/>
        <w:rPr>
          <w:rFonts w:ascii="Arial" w:hAnsi="Arial" w:cs="Arial"/>
          <w:color w:val="333333"/>
          <w:sz w:val="20"/>
          <w:szCs w:val="20"/>
        </w:rPr>
      </w:pPr>
      <w:hyperlink r:id="rId18" w:anchor="numpy.cos" w:tooltip="numpy.cos" w:history="1">
        <w:r>
          <w:rPr>
            <w:rStyle w:val="pre"/>
            <w:rFonts w:ascii="inherit" w:hAnsi="inherit" w:cs="Courier New"/>
            <w:b/>
            <w:bCs/>
            <w:color w:val="0088CC"/>
            <w:sz w:val="20"/>
            <w:szCs w:val="20"/>
            <w:bdr w:val="none" w:sz="0" w:space="0" w:color="auto" w:frame="1"/>
          </w:rPr>
          <w:t>cos</w:t>
        </w:r>
      </w:hyperlink>
      <w:r>
        <w:rPr>
          <w:rFonts w:ascii="Arial" w:hAnsi="Arial" w:cs="Arial"/>
          <w:color w:val="333333"/>
          <w:sz w:val="20"/>
          <w:szCs w:val="20"/>
        </w:rPr>
        <w:t>, </w:t>
      </w:r>
      <w:hyperlink r:id="rId19" w:anchor="numpy.arctan" w:tooltip="numpy.arctan" w:history="1">
        <w:r>
          <w:rPr>
            <w:rStyle w:val="pre"/>
            <w:rFonts w:ascii="inherit" w:hAnsi="inherit" w:cs="Courier New"/>
            <w:b/>
            <w:bCs/>
            <w:color w:val="0088CC"/>
            <w:sz w:val="20"/>
            <w:szCs w:val="20"/>
            <w:bdr w:val="none" w:sz="0" w:space="0" w:color="auto" w:frame="1"/>
          </w:rPr>
          <w:t>arctan</w:t>
        </w:r>
      </w:hyperlink>
      <w:r>
        <w:rPr>
          <w:rFonts w:ascii="Arial" w:hAnsi="Arial" w:cs="Arial"/>
          <w:color w:val="333333"/>
          <w:sz w:val="20"/>
          <w:szCs w:val="20"/>
        </w:rPr>
        <w:t>, </w:t>
      </w:r>
      <w:hyperlink r:id="rId20" w:anchor="numpy.arcsin" w:tooltip="numpy.arcsin" w:history="1">
        <w:r>
          <w:rPr>
            <w:rStyle w:val="pre"/>
            <w:rFonts w:ascii="inherit" w:hAnsi="inherit" w:cs="Courier New"/>
            <w:b/>
            <w:bCs/>
            <w:color w:val="0088CC"/>
            <w:sz w:val="20"/>
            <w:szCs w:val="20"/>
            <w:bdr w:val="none" w:sz="0" w:space="0" w:color="auto" w:frame="1"/>
          </w:rPr>
          <w:t>arcsin</w:t>
        </w:r>
      </w:hyperlink>
      <w:r>
        <w:rPr>
          <w:rFonts w:ascii="Arial" w:hAnsi="Arial" w:cs="Arial"/>
          <w:color w:val="333333"/>
          <w:sz w:val="20"/>
          <w:szCs w:val="20"/>
        </w:rPr>
        <w:t>, </w:t>
      </w:r>
      <w:r>
        <w:rPr>
          <w:rStyle w:val="pre"/>
          <w:rFonts w:ascii="inherit" w:hAnsi="inherit" w:cs="Courier New"/>
          <w:b/>
          <w:bCs/>
          <w:color w:val="333333"/>
          <w:sz w:val="20"/>
          <w:szCs w:val="20"/>
        </w:rPr>
        <w:t>emath.arccos</w:t>
      </w:r>
    </w:p>
    <w:p w:rsidR="00D922EF" w:rsidRDefault="00D922EF" w:rsidP="00D922EF">
      <w:pPr>
        <w:pStyle w:val="rubric"/>
        <w:pBdr>
          <w:bottom w:val="single" w:sz="6" w:space="0" w:color="CCCCCC"/>
        </w:pBdr>
        <w:shd w:val="clear" w:color="auto" w:fill="FFFFFF"/>
        <w:spacing w:before="450" w:beforeAutospacing="0" w:after="143" w:afterAutospacing="0" w:line="285" w:lineRule="atLeast"/>
        <w:ind w:left="720"/>
        <w:rPr>
          <w:rFonts w:ascii="Arial" w:hAnsi="Arial" w:cs="Arial"/>
          <w:color w:val="555555"/>
          <w:sz w:val="23"/>
          <w:szCs w:val="23"/>
        </w:rPr>
      </w:pPr>
      <w:r>
        <w:rPr>
          <w:rFonts w:ascii="Arial" w:hAnsi="Arial" w:cs="Arial"/>
          <w:color w:val="555555"/>
          <w:sz w:val="23"/>
          <w:szCs w:val="23"/>
        </w:rPr>
        <w:t>Notes</w:t>
      </w:r>
    </w:p>
    <w:p w:rsidR="00D922EF" w:rsidRDefault="00D922EF" w:rsidP="00D922EF">
      <w:pPr>
        <w:pStyle w:val="NormalWeb"/>
        <w:shd w:val="clear" w:color="auto" w:fill="FFFFFF"/>
        <w:spacing w:before="0" w:beforeAutospacing="0" w:after="143" w:afterAutospacing="0" w:line="285" w:lineRule="atLeast"/>
        <w:ind w:left="720"/>
        <w:rPr>
          <w:rFonts w:ascii="Arial" w:hAnsi="Arial" w:cs="Arial"/>
          <w:color w:val="333333"/>
          <w:sz w:val="20"/>
          <w:szCs w:val="20"/>
        </w:rPr>
      </w:pPr>
      <w:hyperlink r:id="rId21" w:anchor="numpy.arccos" w:tooltip="numpy.arccos" w:history="1">
        <w:r>
          <w:rPr>
            <w:rStyle w:val="pre"/>
            <w:rFonts w:ascii="inherit" w:hAnsi="inherit" w:cs="Courier New"/>
            <w:b/>
            <w:bCs/>
            <w:color w:val="0088CC"/>
            <w:sz w:val="20"/>
            <w:szCs w:val="20"/>
            <w:bdr w:val="none" w:sz="0" w:space="0" w:color="auto" w:frame="1"/>
          </w:rPr>
          <w:t>arccos</w:t>
        </w:r>
      </w:hyperlink>
      <w:r>
        <w:rPr>
          <w:rFonts w:ascii="Arial" w:hAnsi="Arial" w:cs="Arial"/>
          <w:color w:val="333333"/>
          <w:sz w:val="20"/>
          <w:szCs w:val="20"/>
        </w:rPr>
        <w:t> is a multivalued function: for each </w:t>
      </w:r>
      <w:r>
        <w:rPr>
          <w:rStyle w:val="Emphasis"/>
          <w:rFonts w:ascii="Arial" w:hAnsi="Arial" w:cs="Arial"/>
          <w:color w:val="333333"/>
          <w:sz w:val="20"/>
          <w:szCs w:val="20"/>
        </w:rPr>
        <w:t>x</w:t>
      </w:r>
      <w:r>
        <w:rPr>
          <w:rFonts w:ascii="Arial" w:hAnsi="Arial" w:cs="Arial"/>
          <w:color w:val="333333"/>
          <w:sz w:val="20"/>
          <w:szCs w:val="20"/>
        </w:rPr>
        <w:t> there are infinitely many numbers </w:t>
      </w:r>
      <w:r>
        <w:rPr>
          <w:rStyle w:val="Emphasis"/>
          <w:rFonts w:ascii="Arial" w:hAnsi="Arial" w:cs="Arial"/>
          <w:color w:val="333333"/>
          <w:sz w:val="20"/>
          <w:szCs w:val="20"/>
        </w:rPr>
        <w:t>z</w:t>
      </w:r>
      <w:r>
        <w:rPr>
          <w:rFonts w:ascii="Arial" w:hAnsi="Arial" w:cs="Arial"/>
          <w:color w:val="333333"/>
          <w:sz w:val="20"/>
          <w:szCs w:val="20"/>
        </w:rPr>
        <w:t> such that </w:t>
      </w:r>
      <w:r>
        <w:rPr>
          <w:rStyle w:val="Emphasis"/>
          <w:rFonts w:ascii="Arial" w:hAnsi="Arial" w:cs="Arial"/>
          <w:color w:val="333333"/>
          <w:sz w:val="20"/>
          <w:szCs w:val="20"/>
        </w:rPr>
        <w:t>cos(z) = x</w:t>
      </w:r>
      <w:r>
        <w:rPr>
          <w:rFonts w:ascii="Arial" w:hAnsi="Arial" w:cs="Arial"/>
          <w:color w:val="333333"/>
          <w:sz w:val="20"/>
          <w:szCs w:val="20"/>
        </w:rPr>
        <w:t>. The convention is to return the angle </w:t>
      </w:r>
      <w:r>
        <w:rPr>
          <w:rStyle w:val="Emphasis"/>
          <w:rFonts w:ascii="Arial" w:hAnsi="Arial" w:cs="Arial"/>
          <w:color w:val="333333"/>
          <w:sz w:val="20"/>
          <w:szCs w:val="20"/>
        </w:rPr>
        <w:t>z</w:t>
      </w:r>
      <w:r>
        <w:rPr>
          <w:rFonts w:ascii="Arial" w:hAnsi="Arial" w:cs="Arial"/>
          <w:color w:val="333333"/>
          <w:sz w:val="20"/>
          <w:szCs w:val="20"/>
        </w:rPr>
        <w:t> whose real part lies in </w:t>
      </w:r>
      <w:r>
        <w:rPr>
          <w:rStyle w:val="Emphasis"/>
          <w:rFonts w:ascii="Arial" w:hAnsi="Arial" w:cs="Arial"/>
          <w:color w:val="333333"/>
          <w:sz w:val="20"/>
          <w:szCs w:val="20"/>
        </w:rPr>
        <w:t>[0, pi]</w:t>
      </w:r>
      <w:r>
        <w:rPr>
          <w:rFonts w:ascii="Arial" w:hAnsi="Arial" w:cs="Arial"/>
          <w:color w:val="333333"/>
          <w:sz w:val="20"/>
          <w:szCs w:val="20"/>
        </w:rPr>
        <w:t>.</w:t>
      </w:r>
    </w:p>
    <w:p w:rsidR="00D922EF" w:rsidRDefault="00D922EF" w:rsidP="00D922EF">
      <w:pPr>
        <w:pStyle w:val="NormalWeb"/>
        <w:shd w:val="clear" w:color="auto" w:fill="FFFFFF"/>
        <w:spacing w:before="0" w:beforeAutospacing="0" w:after="143" w:afterAutospacing="0" w:line="285" w:lineRule="atLeast"/>
        <w:ind w:left="720"/>
        <w:rPr>
          <w:rFonts w:ascii="Arial" w:hAnsi="Arial" w:cs="Arial"/>
          <w:color w:val="333333"/>
          <w:sz w:val="20"/>
          <w:szCs w:val="20"/>
        </w:rPr>
      </w:pPr>
      <w:r>
        <w:rPr>
          <w:rFonts w:ascii="Arial" w:hAnsi="Arial" w:cs="Arial"/>
          <w:color w:val="333333"/>
          <w:sz w:val="20"/>
          <w:szCs w:val="20"/>
        </w:rPr>
        <w:t>For real-valued input data types, </w:t>
      </w:r>
      <w:hyperlink r:id="rId22" w:anchor="numpy.arccos" w:tooltip="numpy.arccos" w:history="1">
        <w:r>
          <w:rPr>
            <w:rStyle w:val="pre"/>
            <w:rFonts w:ascii="inherit" w:hAnsi="inherit" w:cs="Courier New"/>
            <w:b/>
            <w:bCs/>
            <w:color w:val="0088CC"/>
            <w:sz w:val="20"/>
            <w:szCs w:val="20"/>
            <w:bdr w:val="none" w:sz="0" w:space="0" w:color="auto" w:frame="1"/>
          </w:rPr>
          <w:t>arccos</w:t>
        </w:r>
      </w:hyperlink>
      <w:r>
        <w:rPr>
          <w:rFonts w:ascii="Arial" w:hAnsi="Arial" w:cs="Arial"/>
          <w:color w:val="333333"/>
          <w:sz w:val="20"/>
          <w:szCs w:val="20"/>
        </w:rPr>
        <w:t> always returns real output. For each value that cannot be expressed as a real number or infinity, it yields </w:t>
      </w:r>
      <w:r>
        <w:rPr>
          <w:rStyle w:val="pre"/>
          <w:rFonts w:ascii="Courier New" w:hAnsi="Courier New" w:cs="Courier New"/>
          <w:color w:val="333333"/>
          <w:sz w:val="20"/>
          <w:szCs w:val="20"/>
          <w:shd w:val="clear" w:color="auto" w:fill="F2F2F2"/>
        </w:rPr>
        <w:t>nan</w:t>
      </w:r>
      <w:r>
        <w:rPr>
          <w:rFonts w:ascii="Arial" w:hAnsi="Arial" w:cs="Arial"/>
          <w:color w:val="333333"/>
          <w:sz w:val="20"/>
          <w:szCs w:val="20"/>
        </w:rPr>
        <w:t> and sets the </w:t>
      </w:r>
      <w:r>
        <w:rPr>
          <w:rStyle w:val="Emphasis"/>
          <w:rFonts w:ascii="Arial" w:hAnsi="Arial" w:cs="Arial"/>
          <w:color w:val="333333"/>
          <w:sz w:val="20"/>
          <w:szCs w:val="20"/>
        </w:rPr>
        <w:t>invalid</w:t>
      </w:r>
      <w:r>
        <w:rPr>
          <w:rFonts w:ascii="Arial" w:hAnsi="Arial" w:cs="Arial"/>
          <w:color w:val="333333"/>
          <w:sz w:val="20"/>
          <w:szCs w:val="20"/>
        </w:rPr>
        <w:t> floating point error flag.</w:t>
      </w:r>
    </w:p>
    <w:p w:rsidR="00D922EF" w:rsidRDefault="00D922EF" w:rsidP="00D922EF">
      <w:pPr>
        <w:pStyle w:val="NormalWeb"/>
        <w:shd w:val="clear" w:color="auto" w:fill="FFFFFF"/>
        <w:spacing w:before="0" w:beforeAutospacing="0" w:after="143" w:afterAutospacing="0" w:line="285" w:lineRule="atLeast"/>
        <w:ind w:left="720"/>
        <w:rPr>
          <w:rFonts w:ascii="Arial" w:hAnsi="Arial" w:cs="Arial"/>
          <w:color w:val="333333"/>
          <w:sz w:val="20"/>
          <w:szCs w:val="20"/>
        </w:rPr>
      </w:pPr>
      <w:r>
        <w:rPr>
          <w:rFonts w:ascii="Arial" w:hAnsi="Arial" w:cs="Arial"/>
          <w:color w:val="333333"/>
          <w:sz w:val="20"/>
          <w:szCs w:val="20"/>
        </w:rPr>
        <w:t>For complex-valued input, </w:t>
      </w:r>
      <w:hyperlink r:id="rId23" w:anchor="numpy.arccos" w:tooltip="numpy.arccos" w:history="1">
        <w:r>
          <w:rPr>
            <w:rStyle w:val="pre"/>
            <w:rFonts w:ascii="inherit" w:hAnsi="inherit" w:cs="Courier New"/>
            <w:b/>
            <w:bCs/>
            <w:color w:val="0088CC"/>
            <w:sz w:val="20"/>
            <w:szCs w:val="20"/>
            <w:bdr w:val="none" w:sz="0" w:space="0" w:color="auto" w:frame="1"/>
          </w:rPr>
          <w:t>arccos</w:t>
        </w:r>
      </w:hyperlink>
      <w:r>
        <w:rPr>
          <w:rFonts w:ascii="Arial" w:hAnsi="Arial" w:cs="Arial"/>
          <w:color w:val="333333"/>
          <w:sz w:val="20"/>
          <w:szCs w:val="20"/>
        </w:rPr>
        <w:t> is a complex analytic function that has branch cuts </w:t>
      </w:r>
      <w:r>
        <w:rPr>
          <w:rStyle w:val="Emphasis"/>
          <w:rFonts w:ascii="Arial" w:hAnsi="Arial" w:cs="Arial"/>
          <w:color w:val="333333"/>
          <w:sz w:val="20"/>
          <w:szCs w:val="20"/>
        </w:rPr>
        <w:t>[-inf, -1]</w:t>
      </w:r>
      <w:r>
        <w:rPr>
          <w:rFonts w:ascii="Arial" w:hAnsi="Arial" w:cs="Arial"/>
          <w:color w:val="333333"/>
          <w:sz w:val="20"/>
          <w:szCs w:val="20"/>
        </w:rPr>
        <w:t> and </w:t>
      </w:r>
      <w:r>
        <w:rPr>
          <w:rStyle w:val="Emphasis"/>
          <w:rFonts w:ascii="Arial" w:hAnsi="Arial" w:cs="Arial"/>
          <w:color w:val="333333"/>
          <w:sz w:val="20"/>
          <w:szCs w:val="20"/>
        </w:rPr>
        <w:t>[1, inf]</w:t>
      </w:r>
      <w:r>
        <w:rPr>
          <w:rFonts w:ascii="Arial" w:hAnsi="Arial" w:cs="Arial"/>
          <w:color w:val="333333"/>
          <w:sz w:val="20"/>
          <w:szCs w:val="20"/>
        </w:rPr>
        <w:t> and is continuous from above on the former and from below on the latter.</w:t>
      </w:r>
    </w:p>
    <w:p w:rsidR="00D922EF" w:rsidRDefault="00D922EF" w:rsidP="00D922EF">
      <w:pPr>
        <w:pStyle w:val="NormalWeb"/>
        <w:shd w:val="clear" w:color="auto" w:fill="FFFFFF"/>
        <w:spacing w:before="0" w:beforeAutospacing="0" w:after="143" w:afterAutospacing="0" w:line="285" w:lineRule="atLeast"/>
        <w:ind w:left="720"/>
        <w:rPr>
          <w:rFonts w:ascii="Arial" w:hAnsi="Arial" w:cs="Arial"/>
          <w:color w:val="333333"/>
          <w:sz w:val="20"/>
          <w:szCs w:val="20"/>
        </w:rPr>
      </w:pPr>
      <w:r>
        <w:rPr>
          <w:rFonts w:ascii="Arial" w:hAnsi="Arial" w:cs="Arial"/>
          <w:color w:val="333333"/>
          <w:sz w:val="20"/>
          <w:szCs w:val="20"/>
        </w:rPr>
        <w:t>The inverse </w:t>
      </w:r>
      <w:hyperlink r:id="rId24" w:anchor="numpy.cos" w:tooltip="numpy.cos" w:history="1">
        <w:r>
          <w:rPr>
            <w:rStyle w:val="pre"/>
            <w:rFonts w:ascii="inherit" w:hAnsi="inherit" w:cs="Courier New"/>
            <w:b/>
            <w:bCs/>
            <w:color w:val="0088CC"/>
            <w:sz w:val="20"/>
            <w:szCs w:val="20"/>
            <w:bdr w:val="none" w:sz="0" w:space="0" w:color="auto" w:frame="1"/>
          </w:rPr>
          <w:t>cos</w:t>
        </w:r>
      </w:hyperlink>
      <w:r>
        <w:rPr>
          <w:rFonts w:ascii="Arial" w:hAnsi="Arial" w:cs="Arial"/>
          <w:color w:val="333333"/>
          <w:sz w:val="20"/>
          <w:szCs w:val="20"/>
        </w:rPr>
        <w:t> is also known as </w:t>
      </w:r>
      <w:r>
        <w:rPr>
          <w:rStyle w:val="Emphasis"/>
          <w:rFonts w:ascii="Arial" w:hAnsi="Arial" w:cs="Arial"/>
          <w:color w:val="333333"/>
          <w:sz w:val="20"/>
          <w:szCs w:val="20"/>
        </w:rPr>
        <w:t>acos</w:t>
      </w:r>
      <w:r>
        <w:rPr>
          <w:rFonts w:ascii="Arial" w:hAnsi="Arial" w:cs="Arial"/>
          <w:color w:val="333333"/>
          <w:sz w:val="20"/>
          <w:szCs w:val="20"/>
        </w:rPr>
        <w:t> or cos^-1.</w:t>
      </w:r>
    </w:p>
    <w:p w:rsidR="00D922EF" w:rsidRDefault="00D922EF" w:rsidP="00D922EF">
      <w:pPr>
        <w:pStyle w:val="rubric"/>
        <w:pBdr>
          <w:bottom w:val="single" w:sz="6" w:space="0" w:color="CCCCCC"/>
        </w:pBdr>
        <w:shd w:val="clear" w:color="auto" w:fill="FFFFFF"/>
        <w:spacing w:before="450" w:beforeAutospacing="0" w:after="143" w:afterAutospacing="0" w:line="285" w:lineRule="atLeast"/>
        <w:ind w:left="720"/>
        <w:rPr>
          <w:rFonts w:ascii="Arial" w:hAnsi="Arial" w:cs="Arial"/>
          <w:color w:val="555555"/>
          <w:sz w:val="23"/>
          <w:szCs w:val="23"/>
        </w:rPr>
      </w:pPr>
      <w:r>
        <w:rPr>
          <w:rFonts w:ascii="Arial" w:hAnsi="Arial" w:cs="Arial"/>
          <w:color w:val="555555"/>
          <w:sz w:val="23"/>
          <w:szCs w:val="23"/>
        </w:rPr>
        <w:t>References</w:t>
      </w:r>
    </w:p>
    <w:p w:rsidR="00D922EF" w:rsidRDefault="00D922EF" w:rsidP="00D922EF">
      <w:pPr>
        <w:pStyle w:val="NormalWeb"/>
        <w:shd w:val="clear" w:color="auto" w:fill="FFFFFF"/>
        <w:spacing w:before="0" w:beforeAutospacing="0" w:after="143" w:afterAutospacing="0" w:line="285" w:lineRule="atLeast"/>
        <w:ind w:left="720"/>
        <w:rPr>
          <w:rFonts w:ascii="Arial" w:hAnsi="Arial" w:cs="Arial"/>
          <w:color w:val="333333"/>
          <w:sz w:val="20"/>
          <w:szCs w:val="20"/>
        </w:rPr>
      </w:pPr>
      <w:r>
        <w:rPr>
          <w:rFonts w:ascii="Arial" w:hAnsi="Arial" w:cs="Arial"/>
          <w:color w:val="333333"/>
          <w:sz w:val="20"/>
          <w:szCs w:val="20"/>
        </w:rPr>
        <w:t>M. Abramowitz and I.A. Stegun, “Handbook of Mathematical Functions”, 10th printing, 1964, pp. 79. </w:t>
      </w:r>
      <w:hyperlink r:id="rId25" w:history="1">
        <w:r>
          <w:rPr>
            <w:rStyle w:val="Hyperlink"/>
            <w:rFonts w:ascii="Arial" w:hAnsi="Arial" w:cs="Arial"/>
            <w:color w:val="0088CC"/>
            <w:sz w:val="20"/>
            <w:szCs w:val="20"/>
          </w:rPr>
          <w:t>http://www.math.sfu.ca/~cbm/aands/</w:t>
        </w:r>
      </w:hyperlink>
    </w:p>
    <w:p w:rsidR="00D922EF" w:rsidRDefault="00D922EF" w:rsidP="00D922EF">
      <w:pPr>
        <w:pStyle w:val="rubric"/>
        <w:pBdr>
          <w:bottom w:val="single" w:sz="6" w:space="0" w:color="CCCCCC"/>
        </w:pBdr>
        <w:shd w:val="clear" w:color="auto" w:fill="FFFFFF"/>
        <w:spacing w:before="450" w:beforeAutospacing="0" w:after="143" w:afterAutospacing="0" w:line="285" w:lineRule="atLeast"/>
        <w:ind w:left="720"/>
        <w:rPr>
          <w:rFonts w:ascii="Arial" w:hAnsi="Arial" w:cs="Arial"/>
          <w:color w:val="555555"/>
          <w:sz w:val="23"/>
          <w:szCs w:val="23"/>
        </w:rPr>
      </w:pPr>
      <w:r>
        <w:rPr>
          <w:rFonts w:ascii="Arial" w:hAnsi="Arial" w:cs="Arial"/>
          <w:color w:val="555555"/>
          <w:sz w:val="23"/>
          <w:szCs w:val="23"/>
        </w:rPr>
        <w:t>Examples</w:t>
      </w:r>
    </w:p>
    <w:p w:rsidR="00D922EF" w:rsidRDefault="00D922EF" w:rsidP="00D922EF">
      <w:pPr>
        <w:pStyle w:val="NormalWeb"/>
        <w:shd w:val="clear" w:color="auto" w:fill="FFFFFF"/>
        <w:spacing w:before="0" w:beforeAutospacing="0" w:after="143" w:afterAutospacing="0" w:line="285" w:lineRule="atLeast"/>
        <w:ind w:left="720"/>
        <w:rPr>
          <w:rFonts w:ascii="Arial" w:hAnsi="Arial" w:cs="Arial"/>
          <w:color w:val="333333"/>
          <w:sz w:val="20"/>
          <w:szCs w:val="20"/>
        </w:rPr>
      </w:pPr>
      <w:r>
        <w:rPr>
          <w:rFonts w:ascii="Arial" w:hAnsi="Arial" w:cs="Arial"/>
          <w:color w:val="333333"/>
          <w:sz w:val="20"/>
          <w:szCs w:val="20"/>
        </w:rPr>
        <w:t>We expect the arccos of 1 to be 0, and of -1 to be pi:</w:t>
      </w:r>
    </w:p>
    <w:p w:rsidR="00D922EF" w:rsidRDefault="00D922EF" w:rsidP="00D922EF">
      <w:pPr>
        <w:shd w:val="clear" w:color="auto" w:fill="EEFFCC"/>
        <w:spacing w:line="285" w:lineRule="atLeast"/>
        <w:ind w:left="720"/>
        <w:rPr>
          <w:rFonts w:ascii="Arial" w:hAnsi="Arial" w:cs="Arial"/>
          <w:color w:val="333333"/>
          <w:sz w:val="20"/>
          <w:szCs w:val="20"/>
        </w:rPr>
      </w:pPr>
      <w:r>
        <w:rPr>
          <w:rStyle w:val="copybutton"/>
          <w:rFonts w:ascii="Courier New" w:hAnsi="Courier New" w:cs="Courier New"/>
          <w:color w:val="333333"/>
          <w:sz w:val="20"/>
          <w:szCs w:val="20"/>
          <w:bdr w:val="none" w:sz="0" w:space="0" w:color="auto" w:frame="1"/>
        </w:rPr>
        <w:t>&gt;&gt;&gt;</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p"/>
          <w:b/>
          <w:bCs/>
          <w:color w:val="C65D09"/>
          <w:sz w:val="18"/>
          <w:szCs w:val="18"/>
        </w:rPr>
        <w:t xml:space="preserve">&gt;&gt;&gt; </w:t>
      </w:r>
      <w:r>
        <w:rPr>
          <w:rStyle w:val="n"/>
          <w:color w:val="333333"/>
          <w:sz w:val="18"/>
          <w:szCs w:val="18"/>
        </w:rPr>
        <w:t>np</w:t>
      </w:r>
      <w:r>
        <w:rPr>
          <w:rStyle w:val="o"/>
          <w:color w:val="666666"/>
          <w:sz w:val="18"/>
          <w:szCs w:val="18"/>
        </w:rPr>
        <w:t>.</w:t>
      </w:r>
      <w:r>
        <w:rPr>
          <w:rStyle w:val="n"/>
          <w:color w:val="333333"/>
          <w:sz w:val="18"/>
          <w:szCs w:val="18"/>
        </w:rPr>
        <w:t>arccos</w:t>
      </w:r>
      <w:r>
        <w:rPr>
          <w:rStyle w:val="p"/>
          <w:color w:val="333333"/>
          <w:sz w:val="18"/>
          <w:szCs w:val="18"/>
        </w:rPr>
        <w:t>([</w:t>
      </w:r>
      <w:r>
        <w:rPr>
          <w:rStyle w:val="mi"/>
          <w:color w:val="208050"/>
          <w:sz w:val="18"/>
          <w:szCs w:val="18"/>
        </w:rPr>
        <w:t>1</w:t>
      </w:r>
      <w:r>
        <w:rPr>
          <w:rStyle w:val="p"/>
          <w:color w:val="333333"/>
          <w:sz w:val="18"/>
          <w:szCs w:val="18"/>
        </w:rPr>
        <w:t>,</w:t>
      </w:r>
      <w:r>
        <w:rPr>
          <w:color w:val="333333"/>
          <w:sz w:val="18"/>
          <w:szCs w:val="18"/>
        </w:rPr>
        <w:t xml:space="preserve"> </w:t>
      </w:r>
      <w:r>
        <w:rPr>
          <w:rStyle w:val="o"/>
          <w:color w:val="666666"/>
          <w:sz w:val="18"/>
          <w:szCs w:val="18"/>
        </w:rPr>
        <w:t>-</w:t>
      </w:r>
      <w:r>
        <w:rPr>
          <w:rStyle w:val="mi"/>
          <w:color w:val="208050"/>
          <w:sz w:val="18"/>
          <w:szCs w:val="18"/>
        </w:rPr>
        <w:t>1</w:t>
      </w:r>
      <w:r>
        <w:rPr>
          <w:rStyle w:val="p"/>
          <w:color w:val="333333"/>
          <w:sz w:val="18"/>
          <w:szCs w:val="18"/>
        </w:rPr>
        <w:t>])</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o"/>
          <w:color w:val="333333"/>
          <w:sz w:val="18"/>
          <w:szCs w:val="18"/>
        </w:rPr>
        <w:t>array([ 0.        ,  3.14159265])</w:t>
      </w:r>
    </w:p>
    <w:p w:rsidR="00D922EF" w:rsidRDefault="00D922EF" w:rsidP="00D922EF">
      <w:pPr>
        <w:pStyle w:val="NormalWeb"/>
        <w:shd w:val="clear" w:color="auto" w:fill="FFFFFF"/>
        <w:spacing w:before="0" w:beforeAutospacing="0" w:after="143" w:afterAutospacing="0" w:line="285" w:lineRule="atLeast"/>
        <w:ind w:left="720"/>
        <w:rPr>
          <w:rFonts w:ascii="Arial" w:hAnsi="Arial" w:cs="Arial"/>
          <w:color w:val="333333"/>
          <w:sz w:val="20"/>
          <w:szCs w:val="20"/>
        </w:rPr>
      </w:pPr>
      <w:r>
        <w:rPr>
          <w:rFonts w:ascii="Arial" w:hAnsi="Arial" w:cs="Arial"/>
          <w:color w:val="333333"/>
          <w:sz w:val="20"/>
          <w:szCs w:val="20"/>
        </w:rPr>
        <w:t>Plot arccos:</w:t>
      </w:r>
    </w:p>
    <w:p w:rsidR="00D922EF" w:rsidRDefault="00D922EF" w:rsidP="00D922EF">
      <w:pPr>
        <w:shd w:val="clear" w:color="auto" w:fill="EEFFCC"/>
        <w:spacing w:line="285" w:lineRule="atLeast"/>
        <w:ind w:left="720"/>
        <w:rPr>
          <w:rFonts w:ascii="Arial" w:hAnsi="Arial" w:cs="Arial"/>
          <w:color w:val="333333"/>
          <w:sz w:val="20"/>
          <w:szCs w:val="20"/>
        </w:rPr>
      </w:pPr>
      <w:r>
        <w:rPr>
          <w:rStyle w:val="copybutton"/>
          <w:rFonts w:ascii="Courier New" w:hAnsi="Courier New" w:cs="Courier New"/>
          <w:color w:val="333333"/>
          <w:sz w:val="20"/>
          <w:szCs w:val="20"/>
          <w:bdr w:val="none" w:sz="0" w:space="0" w:color="auto" w:frame="1"/>
        </w:rPr>
        <w:t>&gt;&gt;&gt;</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p"/>
          <w:b/>
          <w:bCs/>
          <w:color w:val="C65D09"/>
          <w:sz w:val="18"/>
          <w:szCs w:val="18"/>
        </w:rPr>
        <w:t xml:space="preserve">&gt;&gt;&gt; </w:t>
      </w:r>
      <w:r>
        <w:rPr>
          <w:rStyle w:val="kn"/>
          <w:b/>
          <w:bCs/>
          <w:color w:val="007020"/>
          <w:sz w:val="18"/>
          <w:szCs w:val="18"/>
        </w:rPr>
        <w:t>import</w:t>
      </w:r>
      <w:r>
        <w:rPr>
          <w:color w:val="333333"/>
          <w:sz w:val="18"/>
          <w:szCs w:val="18"/>
        </w:rPr>
        <w:t xml:space="preserve"> </w:t>
      </w:r>
      <w:r>
        <w:rPr>
          <w:rStyle w:val="nn"/>
          <w:b/>
          <w:bCs/>
          <w:color w:val="0E84B5"/>
          <w:sz w:val="18"/>
          <w:szCs w:val="18"/>
        </w:rPr>
        <w:t>matplotlib.pyplot</w:t>
      </w:r>
      <w:r>
        <w:rPr>
          <w:color w:val="333333"/>
          <w:sz w:val="18"/>
          <w:szCs w:val="18"/>
        </w:rPr>
        <w:t xml:space="preserve"> </w:t>
      </w:r>
      <w:r>
        <w:rPr>
          <w:rStyle w:val="k"/>
          <w:b/>
          <w:bCs/>
          <w:color w:val="007020"/>
          <w:sz w:val="18"/>
          <w:szCs w:val="18"/>
        </w:rPr>
        <w:t>as</w:t>
      </w:r>
      <w:r>
        <w:rPr>
          <w:color w:val="333333"/>
          <w:sz w:val="18"/>
          <w:szCs w:val="18"/>
        </w:rPr>
        <w:t xml:space="preserve"> </w:t>
      </w:r>
      <w:r>
        <w:rPr>
          <w:rStyle w:val="nn"/>
          <w:b/>
          <w:bCs/>
          <w:color w:val="0E84B5"/>
          <w:sz w:val="18"/>
          <w:szCs w:val="18"/>
        </w:rPr>
        <w:t>plt</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p"/>
          <w:b/>
          <w:bCs/>
          <w:color w:val="C65D09"/>
          <w:sz w:val="18"/>
          <w:szCs w:val="18"/>
        </w:rPr>
        <w:t xml:space="preserve">&gt;&gt;&gt; </w:t>
      </w:r>
      <w:r>
        <w:rPr>
          <w:rStyle w:val="n"/>
          <w:color w:val="333333"/>
          <w:sz w:val="18"/>
          <w:szCs w:val="18"/>
        </w:rPr>
        <w:t>x</w:t>
      </w:r>
      <w:r>
        <w:rPr>
          <w:color w:val="333333"/>
          <w:sz w:val="18"/>
          <w:szCs w:val="18"/>
        </w:rPr>
        <w:t xml:space="preserve"> </w:t>
      </w:r>
      <w:r>
        <w:rPr>
          <w:rStyle w:val="o"/>
          <w:color w:val="666666"/>
          <w:sz w:val="18"/>
          <w:szCs w:val="18"/>
        </w:rPr>
        <w:t>=</w:t>
      </w:r>
      <w:r>
        <w:rPr>
          <w:color w:val="333333"/>
          <w:sz w:val="18"/>
          <w:szCs w:val="18"/>
        </w:rPr>
        <w:t xml:space="preserve"> </w:t>
      </w:r>
      <w:r>
        <w:rPr>
          <w:rStyle w:val="n"/>
          <w:color w:val="333333"/>
          <w:sz w:val="18"/>
          <w:szCs w:val="18"/>
        </w:rPr>
        <w:t>np</w:t>
      </w:r>
      <w:r>
        <w:rPr>
          <w:rStyle w:val="o"/>
          <w:color w:val="666666"/>
          <w:sz w:val="18"/>
          <w:szCs w:val="18"/>
        </w:rPr>
        <w:t>.</w:t>
      </w:r>
      <w:r>
        <w:rPr>
          <w:rStyle w:val="n"/>
          <w:color w:val="333333"/>
          <w:sz w:val="18"/>
          <w:szCs w:val="18"/>
        </w:rPr>
        <w:t>linspace</w:t>
      </w:r>
      <w:r>
        <w:rPr>
          <w:rStyle w:val="p"/>
          <w:color w:val="333333"/>
          <w:sz w:val="18"/>
          <w:szCs w:val="18"/>
        </w:rPr>
        <w:t>(</w:t>
      </w:r>
      <w:r>
        <w:rPr>
          <w:rStyle w:val="o"/>
          <w:color w:val="666666"/>
          <w:sz w:val="18"/>
          <w:szCs w:val="18"/>
        </w:rPr>
        <w:t>-</w:t>
      </w:r>
      <w:r>
        <w:rPr>
          <w:rStyle w:val="mi"/>
          <w:color w:val="208050"/>
          <w:sz w:val="18"/>
          <w:szCs w:val="18"/>
        </w:rPr>
        <w:t>1</w:t>
      </w:r>
      <w:r>
        <w:rPr>
          <w:rStyle w:val="p"/>
          <w:color w:val="333333"/>
          <w:sz w:val="18"/>
          <w:szCs w:val="18"/>
        </w:rPr>
        <w:t>,</w:t>
      </w:r>
      <w:r>
        <w:rPr>
          <w:color w:val="333333"/>
          <w:sz w:val="18"/>
          <w:szCs w:val="18"/>
        </w:rPr>
        <w:t xml:space="preserve"> </w:t>
      </w:r>
      <w:r>
        <w:rPr>
          <w:rStyle w:val="mi"/>
          <w:color w:val="208050"/>
          <w:sz w:val="18"/>
          <w:szCs w:val="18"/>
        </w:rPr>
        <w:t>1</w:t>
      </w:r>
      <w:r>
        <w:rPr>
          <w:rStyle w:val="p"/>
          <w:color w:val="333333"/>
          <w:sz w:val="18"/>
          <w:szCs w:val="18"/>
        </w:rPr>
        <w:t>,</w:t>
      </w:r>
      <w:r>
        <w:rPr>
          <w:color w:val="333333"/>
          <w:sz w:val="18"/>
          <w:szCs w:val="18"/>
        </w:rPr>
        <w:t xml:space="preserve"> </w:t>
      </w:r>
      <w:r>
        <w:rPr>
          <w:rStyle w:val="n"/>
          <w:color w:val="333333"/>
          <w:sz w:val="18"/>
          <w:szCs w:val="18"/>
        </w:rPr>
        <w:t>num</w:t>
      </w:r>
      <w:r>
        <w:rPr>
          <w:rStyle w:val="o"/>
          <w:color w:val="666666"/>
          <w:sz w:val="18"/>
          <w:szCs w:val="18"/>
        </w:rPr>
        <w:t>=</w:t>
      </w:r>
      <w:r>
        <w:rPr>
          <w:rStyle w:val="mi"/>
          <w:color w:val="208050"/>
          <w:sz w:val="18"/>
          <w:szCs w:val="18"/>
        </w:rPr>
        <w:t>100</w:t>
      </w:r>
      <w:r>
        <w:rPr>
          <w:rStyle w:val="p"/>
          <w:color w:val="333333"/>
          <w:sz w:val="18"/>
          <w:szCs w:val="18"/>
        </w:rPr>
        <w:t>)</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p"/>
          <w:b/>
          <w:bCs/>
          <w:color w:val="C65D09"/>
          <w:sz w:val="18"/>
          <w:szCs w:val="18"/>
        </w:rPr>
        <w:t xml:space="preserve">&gt;&gt;&gt; </w:t>
      </w:r>
      <w:r>
        <w:rPr>
          <w:rStyle w:val="n"/>
          <w:color w:val="333333"/>
          <w:sz w:val="18"/>
          <w:szCs w:val="18"/>
        </w:rPr>
        <w:t>plt</w:t>
      </w:r>
      <w:r>
        <w:rPr>
          <w:rStyle w:val="o"/>
          <w:color w:val="666666"/>
          <w:sz w:val="18"/>
          <w:szCs w:val="18"/>
        </w:rPr>
        <w:t>.</w:t>
      </w:r>
      <w:r>
        <w:rPr>
          <w:rStyle w:val="n"/>
          <w:color w:val="333333"/>
          <w:sz w:val="18"/>
          <w:szCs w:val="18"/>
        </w:rPr>
        <w:t>plot</w:t>
      </w:r>
      <w:r>
        <w:rPr>
          <w:rStyle w:val="p"/>
          <w:color w:val="333333"/>
          <w:sz w:val="18"/>
          <w:szCs w:val="18"/>
        </w:rPr>
        <w:t>(</w:t>
      </w:r>
      <w:r>
        <w:rPr>
          <w:rStyle w:val="n"/>
          <w:color w:val="333333"/>
          <w:sz w:val="18"/>
          <w:szCs w:val="18"/>
        </w:rPr>
        <w:t>x</w:t>
      </w:r>
      <w:r>
        <w:rPr>
          <w:rStyle w:val="p"/>
          <w:color w:val="333333"/>
          <w:sz w:val="18"/>
          <w:szCs w:val="18"/>
        </w:rPr>
        <w:t>,</w:t>
      </w:r>
      <w:r>
        <w:rPr>
          <w:color w:val="333333"/>
          <w:sz w:val="18"/>
          <w:szCs w:val="18"/>
        </w:rPr>
        <w:t xml:space="preserve"> </w:t>
      </w:r>
      <w:r>
        <w:rPr>
          <w:rStyle w:val="n"/>
          <w:color w:val="333333"/>
          <w:sz w:val="18"/>
          <w:szCs w:val="18"/>
        </w:rPr>
        <w:t>np</w:t>
      </w:r>
      <w:r>
        <w:rPr>
          <w:rStyle w:val="o"/>
          <w:color w:val="666666"/>
          <w:sz w:val="18"/>
          <w:szCs w:val="18"/>
        </w:rPr>
        <w:t>.</w:t>
      </w:r>
      <w:r>
        <w:rPr>
          <w:rStyle w:val="n"/>
          <w:color w:val="333333"/>
          <w:sz w:val="18"/>
          <w:szCs w:val="18"/>
        </w:rPr>
        <w:t>arccos</w:t>
      </w:r>
      <w:r>
        <w:rPr>
          <w:rStyle w:val="p"/>
          <w:color w:val="333333"/>
          <w:sz w:val="18"/>
          <w:szCs w:val="18"/>
        </w:rPr>
        <w:t>(</w:t>
      </w:r>
      <w:r>
        <w:rPr>
          <w:rStyle w:val="n"/>
          <w:color w:val="333333"/>
          <w:sz w:val="18"/>
          <w:szCs w:val="18"/>
        </w:rPr>
        <w:t>x</w:t>
      </w:r>
      <w:r>
        <w:rPr>
          <w:rStyle w:val="p"/>
          <w:color w:val="333333"/>
          <w:sz w:val="18"/>
          <w:szCs w:val="18"/>
        </w:rPr>
        <w:t>))</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p"/>
          <w:b/>
          <w:bCs/>
          <w:color w:val="C65D09"/>
          <w:sz w:val="18"/>
          <w:szCs w:val="18"/>
        </w:rPr>
        <w:t xml:space="preserve">&gt;&gt;&gt; </w:t>
      </w:r>
      <w:r>
        <w:rPr>
          <w:rStyle w:val="n"/>
          <w:color w:val="333333"/>
          <w:sz w:val="18"/>
          <w:szCs w:val="18"/>
        </w:rPr>
        <w:t>plt</w:t>
      </w:r>
      <w:r>
        <w:rPr>
          <w:rStyle w:val="o"/>
          <w:color w:val="666666"/>
          <w:sz w:val="18"/>
          <w:szCs w:val="18"/>
        </w:rPr>
        <w:t>.</w:t>
      </w:r>
      <w:r>
        <w:rPr>
          <w:rStyle w:val="n"/>
          <w:color w:val="333333"/>
          <w:sz w:val="18"/>
          <w:szCs w:val="18"/>
        </w:rPr>
        <w:t>axis</w:t>
      </w:r>
      <w:r>
        <w:rPr>
          <w:rStyle w:val="p"/>
          <w:color w:val="333333"/>
          <w:sz w:val="18"/>
          <w:szCs w:val="18"/>
        </w:rPr>
        <w:t>(</w:t>
      </w:r>
      <w:r>
        <w:rPr>
          <w:rStyle w:val="s1"/>
          <w:color w:val="4070A0"/>
          <w:sz w:val="18"/>
          <w:szCs w:val="18"/>
        </w:rPr>
        <w:t>'tight'</w:t>
      </w:r>
      <w:r>
        <w:rPr>
          <w:rStyle w:val="p"/>
          <w:color w:val="333333"/>
          <w:sz w:val="18"/>
          <w:szCs w:val="18"/>
        </w:rPr>
        <w:t>)</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p"/>
          <w:b/>
          <w:bCs/>
          <w:color w:val="C65D09"/>
          <w:sz w:val="18"/>
          <w:szCs w:val="18"/>
        </w:rPr>
        <w:t xml:space="preserve">&gt;&gt;&gt; </w:t>
      </w:r>
      <w:r>
        <w:rPr>
          <w:rStyle w:val="n"/>
          <w:color w:val="333333"/>
          <w:sz w:val="18"/>
          <w:szCs w:val="18"/>
        </w:rPr>
        <w:t>plt</w:t>
      </w:r>
      <w:r>
        <w:rPr>
          <w:rStyle w:val="o"/>
          <w:color w:val="666666"/>
          <w:sz w:val="18"/>
          <w:szCs w:val="18"/>
        </w:rPr>
        <w:t>.</w:t>
      </w:r>
      <w:r>
        <w:rPr>
          <w:rStyle w:val="n"/>
          <w:color w:val="333333"/>
          <w:sz w:val="18"/>
          <w:szCs w:val="18"/>
        </w:rPr>
        <w:t>show</w:t>
      </w:r>
      <w:r>
        <w:rPr>
          <w:rStyle w:val="p"/>
          <w:color w:val="333333"/>
          <w:sz w:val="18"/>
          <w:szCs w:val="18"/>
        </w:rPr>
        <w:t>()</w:t>
      </w:r>
    </w:p>
    <w:p w:rsidR="00D922EF" w:rsidRDefault="00D922EF" w:rsidP="00D922EF">
      <w:pPr>
        <w:shd w:val="clear" w:color="auto" w:fill="FFFFFF"/>
        <w:spacing w:line="285" w:lineRule="atLeast"/>
        <w:ind w:left="720"/>
        <w:rPr>
          <w:rFonts w:ascii="Arial" w:hAnsi="Arial" w:cs="Arial"/>
          <w:color w:val="333333"/>
          <w:sz w:val="20"/>
          <w:szCs w:val="20"/>
        </w:rPr>
      </w:pPr>
      <w:r>
        <w:rPr>
          <w:rFonts w:ascii="Arial" w:hAnsi="Arial" w:cs="Arial"/>
          <w:noProof/>
          <w:color w:val="333333"/>
          <w:sz w:val="20"/>
          <w:szCs w:val="20"/>
        </w:rPr>
        <w:lastRenderedPageBreak/>
        <w:drawing>
          <wp:inline distT="0" distB="0" distL="0" distR="0">
            <wp:extent cx="4619625" cy="2857500"/>
            <wp:effectExtent l="19050" t="0" r="9525" b="0"/>
            <wp:docPr id="4" name="Picture 1" descr="../../_images/numpy-arcc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numpy-arccos-1.png"/>
                    <pic:cNvPicPr>
                      <a:picLocks noChangeAspect="1" noChangeArrowheads="1"/>
                    </pic:cNvPicPr>
                  </pic:nvPicPr>
                  <pic:blipFill>
                    <a:blip r:embed="rId26"/>
                    <a:srcRect/>
                    <a:stretch>
                      <a:fillRect/>
                    </a:stretch>
                  </pic:blipFill>
                  <pic:spPr bwMode="auto">
                    <a:xfrm>
                      <a:off x="0" y="0"/>
                      <a:ext cx="4619625" cy="2857500"/>
                    </a:xfrm>
                    <a:prstGeom prst="rect">
                      <a:avLst/>
                    </a:prstGeom>
                    <a:noFill/>
                    <a:ln w="9525">
                      <a:noFill/>
                      <a:miter lim="800000"/>
                      <a:headEnd/>
                      <a:tailEnd/>
                    </a:ln>
                  </pic:spPr>
                </pic:pic>
              </a:graphicData>
            </a:graphic>
          </wp:inline>
        </w:drawing>
      </w:r>
    </w:p>
    <w:p w:rsidR="00D922EF" w:rsidRDefault="00D922EF" w:rsidP="00D922EF">
      <w:pPr>
        <w:pStyle w:val="Heading1"/>
        <w:pBdr>
          <w:bottom w:val="single" w:sz="2" w:space="0" w:color="CCCCCC"/>
        </w:pBdr>
        <w:shd w:val="clear" w:color="auto" w:fill="FFFFFF"/>
        <w:spacing w:before="143" w:beforeAutospacing="0" w:after="120" w:afterAutospacing="0" w:line="570" w:lineRule="atLeast"/>
        <w:rPr>
          <w:rFonts w:ascii="Trebuchet MS" w:hAnsi="Trebuchet MS"/>
          <w:color w:val="555555"/>
          <w:sz w:val="39"/>
          <w:szCs w:val="39"/>
        </w:rPr>
      </w:pPr>
      <w:r>
        <w:rPr>
          <w:rFonts w:ascii="Trebuchet MS" w:hAnsi="Trebuchet MS"/>
          <w:color w:val="555555"/>
          <w:sz w:val="39"/>
          <w:szCs w:val="39"/>
        </w:rPr>
        <w:t>numpy.linalg.norm</w:t>
      </w:r>
    </w:p>
    <w:p w:rsidR="00D922EF" w:rsidRDefault="00D922EF" w:rsidP="00D922EF">
      <w:pPr>
        <w:shd w:val="clear" w:color="auto" w:fill="FFFFFF"/>
        <w:spacing w:line="285" w:lineRule="atLeast"/>
        <w:rPr>
          <w:rFonts w:ascii="Arial" w:hAnsi="Arial" w:cs="Arial"/>
          <w:b/>
          <w:bCs/>
          <w:color w:val="333333"/>
          <w:sz w:val="20"/>
          <w:szCs w:val="20"/>
        </w:rPr>
      </w:pPr>
      <w:r>
        <w:rPr>
          <w:rStyle w:val="HTMLCode"/>
          <w:rFonts w:eastAsiaTheme="minorHAnsi"/>
          <w:b/>
          <w:bCs/>
          <w:color w:val="333333"/>
        </w:rPr>
        <w:t>numpy.linalg.</w:t>
      </w:r>
      <w:r>
        <w:rPr>
          <w:rStyle w:val="HTMLCode"/>
          <w:rFonts w:ascii="inherit" w:eastAsiaTheme="minorHAnsi" w:hAnsi="inherit"/>
          <w:b/>
          <w:bCs/>
          <w:color w:val="333333"/>
          <w:sz w:val="24"/>
          <w:szCs w:val="24"/>
        </w:rPr>
        <w:t>norm</w:t>
      </w:r>
      <w:r>
        <w:rPr>
          <w:rStyle w:val="sig-paren"/>
          <w:rFonts w:ascii="Arial" w:hAnsi="Arial" w:cs="Arial"/>
          <w:b/>
          <w:bCs/>
          <w:color w:val="333333"/>
        </w:rPr>
        <w:t>(</w:t>
      </w:r>
      <w:r>
        <w:rPr>
          <w:rStyle w:val="Emphasis"/>
          <w:rFonts w:ascii="Arial" w:hAnsi="Arial" w:cs="Arial"/>
          <w:color w:val="333333"/>
          <w:sz w:val="20"/>
          <w:szCs w:val="20"/>
        </w:rPr>
        <w:t>x</w:t>
      </w:r>
      <w:r>
        <w:rPr>
          <w:rFonts w:ascii="Arial" w:hAnsi="Arial" w:cs="Arial"/>
          <w:b/>
          <w:bCs/>
          <w:color w:val="333333"/>
          <w:sz w:val="20"/>
          <w:szCs w:val="20"/>
        </w:rPr>
        <w:t>, </w:t>
      </w:r>
      <w:r>
        <w:rPr>
          <w:rStyle w:val="Emphasis"/>
          <w:rFonts w:ascii="Arial" w:hAnsi="Arial" w:cs="Arial"/>
          <w:color w:val="333333"/>
          <w:sz w:val="20"/>
          <w:szCs w:val="20"/>
        </w:rPr>
        <w:t>ord=None</w:t>
      </w:r>
      <w:r>
        <w:rPr>
          <w:rFonts w:ascii="Arial" w:hAnsi="Arial" w:cs="Arial"/>
          <w:b/>
          <w:bCs/>
          <w:color w:val="333333"/>
          <w:sz w:val="20"/>
          <w:szCs w:val="20"/>
        </w:rPr>
        <w:t>, </w:t>
      </w:r>
      <w:r>
        <w:rPr>
          <w:rStyle w:val="Emphasis"/>
          <w:rFonts w:ascii="Arial" w:hAnsi="Arial" w:cs="Arial"/>
          <w:color w:val="333333"/>
          <w:sz w:val="20"/>
          <w:szCs w:val="20"/>
        </w:rPr>
        <w:t>axis=None</w:t>
      </w:r>
      <w:r>
        <w:rPr>
          <w:rFonts w:ascii="Arial" w:hAnsi="Arial" w:cs="Arial"/>
          <w:b/>
          <w:bCs/>
          <w:color w:val="333333"/>
          <w:sz w:val="20"/>
          <w:szCs w:val="20"/>
        </w:rPr>
        <w:t>, </w:t>
      </w:r>
      <w:r>
        <w:rPr>
          <w:rStyle w:val="Emphasis"/>
          <w:rFonts w:ascii="Arial" w:hAnsi="Arial" w:cs="Arial"/>
          <w:color w:val="333333"/>
          <w:sz w:val="20"/>
          <w:szCs w:val="20"/>
        </w:rPr>
        <w:t>keepdims=False</w:t>
      </w:r>
      <w:r>
        <w:rPr>
          <w:rStyle w:val="sig-paren"/>
          <w:rFonts w:ascii="Arial" w:hAnsi="Arial" w:cs="Arial"/>
          <w:b/>
          <w:bCs/>
          <w:color w:val="333333"/>
        </w:rPr>
        <w:t>)</w:t>
      </w:r>
      <w:hyperlink r:id="rId27" w:anchor="L2325-L2563" w:history="1">
        <w:r>
          <w:rPr>
            <w:rStyle w:val="viewcode-link"/>
            <w:rFonts w:ascii="Arial" w:hAnsi="Arial" w:cs="Arial"/>
            <w:b/>
            <w:bCs/>
            <w:color w:val="0088CC"/>
            <w:sz w:val="20"/>
            <w:szCs w:val="20"/>
          </w:rPr>
          <w:t>[source]</w:t>
        </w:r>
      </w:hyperlink>
    </w:p>
    <w:p w:rsidR="00D922EF" w:rsidRDefault="00D922EF" w:rsidP="00D922EF">
      <w:pPr>
        <w:pStyle w:val="NormalWeb"/>
        <w:shd w:val="clear" w:color="auto" w:fill="FFFFFF"/>
        <w:spacing w:before="0" w:beforeAutospacing="0" w:after="143" w:afterAutospacing="0" w:line="285" w:lineRule="atLeast"/>
        <w:ind w:left="720"/>
        <w:rPr>
          <w:rFonts w:ascii="Arial" w:hAnsi="Arial" w:cs="Arial"/>
          <w:color w:val="333333"/>
          <w:sz w:val="20"/>
          <w:szCs w:val="20"/>
        </w:rPr>
      </w:pPr>
      <w:r>
        <w:rPr>
          <w:rFonts w:ascii="Arial" w:hAnsi="Arial" w:cs="Arial"/>
          <w:color w:val="333333"/>
          <w:sz w:val="20"/>
          <w:szCs w:val="20"/>
        </w:rPr>
        <w:t>Matrix or vector norm.</w:t>
      </w:r>
    </w:p>
    <w:p w:rsidR="00D922EF" w:rsidRDefault="00D922EF" w:rsidP="00D922EF">
      <w:pPr>
        <w:pStyle w:val="NormalWeb"/>
        <w:shd w:val="clear" w:color="auto" w:fill="FFFFFF"/>
        <w:spacing w:before="0" w:beforeAutospacing="0" w:after="143" w:afterAutospacing="0" w:line="285" w:lineRule="atLeast"/>
        <w:ind w:left="720"/>
        <w:rPr>
          <w:rFonts w:ascii="Arial" w:hAnsi="Arial" w:cs="Arial"/>
          <w:color w:val="333333"/>
          <w:sz w:val="20"/>
          <w:szCs w:val="20"/>
        </w:rPr>
      </w:pPr>
      <w:r>
        <w:rPr>
          <w:rFonts w:ascii="Arial" w:hAnsi="Arial" w:cs="Arial"/>
          <w:color w:val="333333"/>
          <w:sz w:val="20"/>
          <w:szCs w:val="20"/>
        </w:rPr>
        <w:t>This function is able to return one of eight different matrix norms, or one of an infinite number of vector norms (described below), depending on the value of the </w:t>
      </w:r>
      <w:r>
        <w:rPr>
          <w:rStyle w:val="pre"/>
          <w:rFonts w:ascii="Courier New" w:hAnsi="Courier New" w:cs="Courier New"/>
          <w:color w:val="333333"/>
          <w:sz w:val="20"/>
          <w:szCs w:val="20"/>
          <w:shd w:val="clear" w:color="auto" w:fill="F2F2F2"/>
        </w:rPr>
        <w:t>ord</w:t>
      </w:r>
      <w:r>
        <w:rPr>
          <w:rFonts w:ascii="Arial" w:hAnsi="Arial" w:cs="Arial"/>
          <w:color w:val="333333"/>
          <w:sz w:val="20"/>
          <w:szCs w:val="20"/>
        </w:rPr>
        <w:t> parameter.</w:t>
      </w:r>
    </w:p>
    <w:tbl>
      <w:tblPr>
        <w:tblW w:w="0" w:type="auto"/>
        <w:tblInd w:w="735" w:type="dxa"/>
        <w:tblCellMar>
          <w:top w:w="15" w:type="dxa"/>
          <w:left w:w="15" w:type="dxa"/>
          <w:bottom w:w="15" w:type="dxa"/>
          <w:right w:w="15" w:type="dxa"/>
        </w:tblCellMar>
        <w:tblLook w:val="04A0"/>
      </w:tblPr>
      <w:tblGrid>
        <w:gridCol w:w="2769"/>
        <w:gridCol w:w="6051"/>
      </w:tblGrid>
      <w:tr w:rsidR="00D922EF" w:rsidTr="00D922EF">
        <w:tc>
          <w:tcPr>
            <w:tcW w:w="0" w:type="auto"/>
            <w:tcBorders>
              <w:top w:val="nil"/>
              <w:left w:val="nil"/>
              <w:bottom w:val="nil"/>
              <w:right w:val="nil"/>
            </w:tcBorders>
            <w:shd w:val="clear" w:color="auto" w:fill="EEEEEE"/>
            <w:noWrap/>
            <w:tcMar>
              <w:top w:w="15" w:type="dxa"/>
              <w:left w:w="75" w:type="dxa"/>
              <w:bottom w:w="15" w:type="dxa"/>
              <w:right w:w="120" w:type="dxa"/>
            </w:tcMar>
            <w:vAlign w:val="center"/>
            <w:hideMark/>
          </w:tcPr>
          <w:p w:rsidR="00D922EF" w:rsidRDefault="00D922EF">
            <w:pPr>
              <w:spacing w:after="143"/>
              <w:rPr>
                <w:b/>
                <w:bCs/>
                <w:sz w:val="24"/>
                <w:szCs w:val="24"/>
              </w:rPr>
            </w:pPr>
            <w:r>
              <w:rPr>
                <w:b/>
                <w:bCs/>
              </w:rPr>
              <w:t>Parameters:</w:t>
            </w:r>
          </w:p>
        </w:tc>
        <w:tc>
          <w:tcPr>
            <w:tcW w:w="0" w:type="auto"/>
            <w:tcBorders>
              <w:top w:val="nil"/>
              <w:bottom w:val="nil"/>
              <w:right w:val="nil"/>
            </w:tcBorders>
            <w:shd w:val="clear" w:color="auto" w:fill="auto"/>
            <w:tcMar>
              <w:top w:w="15" w:type="dxa"/>
              <w:left w:w="75" w:type="dxa"/>
              <w:bottom w:w="15" w:type="dxa"/>
              <w:right w:w="120" w:type="dxa"/>
            </w:tcMar>
            <w:vAlign w:val="center"/>
            <w:hideMark/>
          </w:tcPr>
          <w:p w:rsidR="00D922EF" w:rsidRDefault="00D922EF">
            <w:pPr>
              <w:spacing w:after="0" w:line="285" w:lineRule="atLeast"/>
              <w:rPr>
                <w:b/>
                <w:bCs/>
              </w:rPr>
            </w:pPr>
            <w:r>
              <w:rPr>
                <w:rStyle w:val="Strong"/>
              </w:rPr>
              <w:t>x</w:t>
            </w:r>
            <w:r>
              <w:rPr>
                <w:b/>
                <w:bCs/>
              </w:rPr>
              <w:t> </w:t>
            </w:r>
            <w:r>
              <w:rPr>
                <w:rStyle w:val="classifier-delimiter"/>
                <w:b/>
                <w:bCs/>
              </w:rPr>
              <w:t>:</w:t>
            </w:r>
            <w:r>
              <w:rPr>
                <w:b/>
                <w:bCs/>
              </w:rPr>
              <w:t> </w:t>
            </w:r>
            <w:r>
              <w:rPr>
                <w:rStyle w:val="classifier"/>
                <w:b/>
                <w:bCs/>
                <w:i/>
                <w:iCs/>
              </w:rPr>
              <w:t>array_like</w:t>
            </w:r>
          </w:p>
          <w:p w:rsidR="00D922EF" w:rsidRDefault="00D922EF">
            <w:pPr>
              <w:pStyle w:val="first"/>
              <w:spacing w:before="0" w:beforeAutospacing="0" w:after="0" w:afterAutospacing="0" w:line="285" w:lineRule="atLeast"/>
              <w:ind w:left="720"/>
            </w:pPr>
            <w:r>
              <w:t>Input array. If </w:t>
            </w:r>
            <w:r>
              <w:rPr>
                <w:rStyle w:val="Emphasis"/>
              </w:rPr>
              <w:t>axis</w:t>
            </w:r>
            <w:r>
              <w:t> is None, </w:t>
            </w:r>
            <w:r>
              <w:rPr>
                <w:rStyle w:val="Emphasis"/>
              </w:rPr>
              <w:t>x</w:t>
            </w:r>
            <w:r>
              <w:t> must be 1-D or 2-D.</w:t>
            </w:r>
          </w:p>
          <w:p w:rsidR="00D922EF" w:rsidRDefault="00D922EF">
            <w:pPr>
              <w:spacing w:line="285" w:lineRule="atLeast"/>
              <w:ind w:left="450"/>
              <w:rPr>
                <w:b/>
                <w:bCs/>
              </w:rPr>
            </w:pPr>
            <w:r>
              <w:rPr>
                <w:rStyle w:val="Strong"/>
              </w:rPr>
              <w:t>ord</w:t>
            </w:r>
            <w:r>
              <w:rPr>
                <w:b/>
                <w:bCs/>
              </w:rPr>
              <w:t> </w:t>
            </w:r>
            <w:r>
              <w:rPr>
                <w:rStyle w:val="classifier-delimiter"/>
                <w:b/>
                <w:bCs/>
              </w:rPr>
              <w:t>:</w:t>
            </w:r>
            <w:r>
              <w:rPr>
                <w:b/>
                <w:bCs/>
              </w:rPr>
              <w:t> </w:t>
            </w:r>
            <w:r>
              <w:rPr>
                <w:rStyle w:val="classifier"/>
                <w:b/>
                <w:bCs/>
                <w:i/>
                <w:iCs/>
              </w:rPr>
              <w:t>{non-zero int, inf, -inf, ‘fro’, ‘nuc’}, optional</w:t>
            </w:r>
          </w:p>
          <w:p w:rsidR="00D922EF" w:rsidRDefault="00D922EF">
            <w:pPr>
              <w:pStyle w:val="first"/>
              <w:spacing w:before="0" w:beforeAutospacing="0" w:after="0" w:afterAutospacing="0" w:line="285" w:lineRule="atLeast"/>
              <w:ind w:left="720"/>
            </w:pPr>
            <w:r>
              <w:t>Order of the norm (see table under </w:t>
            </w:r>
            <w:r>
              <w:rPr>
                <w:rStyle w:val="pre"/>
                <w:rFonts w:ascii="Courier New" w:hAnsi="Courier New" w:cs="Courier New"/>
                <w:sz w:val="20"/>
                <w:szCs w:val="20"/>
                <w:shd w:val="clear" w:color="auto" w:fill="F2F2F2"/>
              </w:rPr>
              <w:t>Notes</w:t>
            </w:r>
            <w:r>
              <w:t>). inf means numpy’s </w:t>
            </w:r>
            <w:r>
              <w:rPr>
                <w:rStyle w:val="Emphasis"/>
              </w:rPr>
              <w:t>inf</w:t>
            </w:r>
            <w:r>
              <w:t> object.</w:t>
            </w:r>
          </w:p>
          <w:p w:rsidR="00D922EF" w:rsidRDefault="00D922EF">
            <w:pPr>
              <w:spacing w:line="285" w:lineRule="atLeast"/>
              <w:ind w:left="900"/>
              <w:rPr>
                <w:b/>
                <w:bCs/>
              </w:rPr>
            </w:pPr>
            <w:r>
              <w:rPr>
                <w:rStyle w:val="Strong"/>
              </w:rPr>
              <w:t>axis</w:t>
            </w:r>
            <w:r>
              <w:rPr>
                <w:b/>
                <w:bCs/>
              </w:rPr>
              <w:t> </w:t>
            </w:r>
            <w:r>
              <w:rPr>
                <w:rStyle w:val="classifier-delimiter"/>
                <w:b/>
                <w:bCs/>
              </w:rPr>
              <w:t>:</w:t>
            </w:r>
            <w:r>
              <w:rPr>
                <w:b/>
                <w:bCs/>
              </w:rPr>
              <w:t> </w:t>
            </w:r>
            <w:r>
              <w:rPr>
                <w:rStyle w:val="classifier"/>
                <w:b/>
                <w:bCs/>
                <w:i/>
                <w:iCs/>
              </w:rPr>
              <w:t>{int, 2-tuple of ints, None}, optional</w:t>
            </w:r>
          </w:p>
          <w:p w:rsidR="00D922EF" w:rsidRDefault="00D922EF">
            <w:pPr>
              <w:pStyle w:val="first"/>
              <w:spacing w:before="0" w:beforeAutospacing="0" w:after="0" w:afterAutospacing="0" w:line="285" w:lineRule="atLeast"/>
              <w:ind w:left="720"/>
            </w:pPr>
            <w:r>
              <w:t>If </w:t>
            </w:r>
            <w:r>
              <w:rPr>
                <w:rStyle w:val="Emphasis"/>
              </w:rPr>
              <w:t>axis</w:t>
            </w:r>
            <w:r>
              <w:t> is an integer, it specifies the axis of </w:t>
            </w:r>
            <w:r>
              <w:rPr>
                <w:rStyle w:val="Emphasis"/>
              </w:rPr>
              <w:t>x</w:t>
            </w:r>
            <w:r>
              <w:t> along which to compute the vector norms. If </w:t>
            </w:r>
            <w:r>
              <w:rPr>
                <w:rStyle w:val="Emphasis"/>
              </w:rPr>
              <w:t>axis</w:t>
            </w:r>
            <w:r>
              <w:t> is a 2-tuple, it specifies the axes that hold 2-D matrices, and the matrix norms of these matrices are computed. If </w:t>
            </w:r>
            <w:r>
              <w:rPr>
                <w:rStyle w:val="Emphasis"/>
              </w:rPr>
              <w:t>axis</w:t>
            </w:r>
            <w:r>
              <w:t> is None then either a vector norm (when </w:t>
            </w:r>
            <w:r>
              <w:rPr>
                <w:rStyle w:val="Emphasis"/>
              </w:rPr>
              <w:t>x</w:t>
            </w:r>
            <w:r>
              <w:t> is 1-D) or a matrix norm (when </w:t>
            </w:r>
            <w:r>
              <w:rPr>
                <w:rStyle w:val="Emphasis"/>
              </w:rPr>
              <w:t>x</w:t>
            </w:r>
            <w:r>
              <w:t> is 2-D) is returned.</w:t>
            </w:r>
          </w:p>
          <w:p w:rsidR="00D922EF" w:rsidRDefault="00D922EF" w:rsidP="00D922EF">
            <w:pPr>
              <w:pStyle w:val="NormalWeb"/>
              <w:spacing w:before="0" w:beforeAutospacing="0" w:after="0" w:afterAutospacing="0" w:line="285" w:lineRule="atLeast"/>
              <w:ind w:left="720"/>
            </w:pPr>
            <w:r>
              <w:rPr>
                <w:rStyle w:val="versionmodified"/>
                <w:i/>
                <w:iCs/>
              </w:rPr>
              <w:t>New in version 1.8.0.</w:t>
            </w:r>
          </w:p>
          <w:p w:rsidR="00D922EF" w:rsidRDefault="00D922EF">
            <w:pPr>
              <w:spacing w:line="285" w:lineRule="atLeast"/>
              <w:ind w:left="1350"/>
              <w:rPr>
                <w:b/>
                <w:bCs/>
              </w:rPr>
            </w:pPr>
            <w:r>
              <w:rPr>
                <w:rStyle w:val="Strong"/>
              </w:rPr>
              <w:t>keepdims</w:t>
            </w:r>
            <w:r>
              <w:rPr>
                <w:b/>
                <w:bCs/>
              </w:rPr>
              <w:t> </w:t>
            </w:r>
            <w:r>
              <w:rPr>
                <w:rStyle w:val="classifier-delimiter"/>
                <w:b/>
                <w:bCs/>
              </w:rPr>
              <w:t>:</w:t>
            </w:r>
            <w:r>
              <w:rPr>
                <w:b/>
                <w:bCs/>
              </w:rPr>
              <w:t> </w:t>
            </w:r>
            <w:r>
              <w:rPr>
                <w:rStyle w:val="classifier"/>
                <w:b/>
                <w:bCs/>
                <w:i/>
                <w:iCs/>
              </w:rPr>
              <w:t>bool, optional</w:t>
            </w:r>
          </w:p>
          <w:p w:rsidR="00D922EF" w:rsidRDefault="00D922EF">
            <w:pPr>
              <w:pStyle w:val="first"/>
              <w:spacing w:before="0" w:beforeAutospacing="0" w:after="0" w:afterAutospacing="0" w:line="285" w:lineRule="atLeast"/>
              <w:ind w:left="720"/>
            </w:pPr>
            <w:r>
              <w:t xml:space="preserve">If this is set to True, the axes which are normed over are left in the result as dimensions with size one. With this option the result will broadcast correctly </w:t>
            </w:r>
            <w:r>
              <w:lastRenderedPageBreak/>
              <w:t>against the original </w:t>
            </w:r>
            <w:r>
              <w:rPr>
                <w:rStyle w:val="Emphasis"/>
              </w:rPr>
              <w:t>x</w:t>
            </w:r>
            <w:r>
              <w:t>.</w:t>
            </w:r>
          </w:p>
          <w:p w:rsidR="00D922EF" w:rsidRDefault="00D922EF" w:rsidP="00D922EF">
            <w:pPr>
              <w:pStyle w:val="NormalWeb"/>
              <w:spacing w:before="0" w:beforeAutospacing="0" w:after="0" w:afterAutospacing="0" w:line="285" w:lineRule="atLeast"/>
              <w:ind w:left="720"/>
            </w:pPr>
            <w:r>
              <w:rPr>
                <w:rStyle w:val="versionmodified"/>
                <w:i/>
                <w:iCs/>
              </w:rPr>
              <w:t>New in version 1.10.0.</w:t>
            </w:r>
          </w:p>
        </w:tc>
      </w:tr>
      <w:tr w:rsidR="00D922EF" w:rsidTr="00D922EF">
        <w:tc>
          <w:tcPr>
            <w:tcW w:w="0" w:type="auto"/>
            <w:tcBorders>
              <w:top w:val="nil"/>
              <w:left w:val="nil"/>
              <w:bottom w:val="nil"/>
              <w:right w:val="nil"/>
            </w:tcBorders>
            <w:shd w:val="clear" w:color="auto" w:fill="EEEEEE"/>
            <w:noWrap/>
            <w:tcMar>
              <w:top w:w="15" w:type="dxa"/>
              <w:left w:w="75" w:type="dxa"/>
              <w:bottom w:w="15" w:type="dxa"/>
              <w:right w:w="120" w:type="dxa"/>
            </w:tcMar>
            <w:vAlign w:val="center"/>
            <w:hideMark/>
          </w:tcPr>
          <w:p w:rsidR="00D922EF" w:rsidRDefault="00D922EF">
            <w:pPr>
              <w:ind w:left="1800"/>
              <w:rPr>
                <w:b/>
                <w:bCs/>
                <w:sz w:val="24"/>
                <w:szCs w:val="24"/>
              </w:rPr>
            </w:pPr>
            <w:r>
              <w:rPr>
                <w:b/>
                <w:bCs/>
              </w:rPr>
              <w:lastRenderedPageBreak/>
              <w:t>Returns:</w:t>
            </w:r>
          </w:p>
        </w:tc>
        <w:tc>
          <w:tcPr>
            <w:tcW w:w="0" w:type="auto"/>
            <w:tcBorders>
              <w:top w:val="nil"/>
              <w:bottom w:val="nil"/>
              <w:right w:val="nil"/>
            </w:tcBorders>
            <w:shd w:val="clear" w:color="auto" w:fill="auto"/>
            <w:tcMar>
              <w:top w:w="15" w:type="dxa"/>
              <w:left w:w="75" w:type="dxa"/>
              <w:bottom w:w="15" w:type="dxa"/>
              <w:right w:w="120" w:type="dxa"/>
            </w:tcMar>
            <w:vAlign w:val="center"/>
            <w:hideMark/>
          </w:tcPr>
          <w:p w:rsidR="00D922EF" w:rsidRDefault="00D922EF">
            <w:pPr>
              <w:spacing w:line="285" w:lineRule="atLeast"/>
              <w:ind w:left="1800"/>
              <w:rPr>
                <w:b/>
                <w:bCs/>
              </w:rPr>
            </w:pPr>
            <w:r>
              <w:rPr>
                <w:rStyle w:val="Strong"/>
              </w:rPr>
              <w:t>n</w:t>
            </w:r>
            <w:r>
              <w:rPr>
                <w:b/>
                <w:bCs/>
              </w:rPr>
              <w:t> </w:t>
            </w:r>
            <w:r>
              <w:rPr>
                <w:rStyle w:val="classifier-delimiter"/>
                <w:b/>
                <w:bCs/>
              </w:rPr>
              <w:t>:</w:t>
            </w:r>
            <w:r>
              <w:rPr>
                <w:b/>
                <w:bCs/>
              </w:rPr>
              <w:t> </w:t>
            </w:r>
            <w:r>
              <w:rPr>
                <w:rStyle w:val="classifier"/>
                <w:b/>
                <w:bCs/>
                <w:i/>
                <w:iCs/>
              </w:rPr>
              <w:t>float or ndarray</w:t>
            </w:r>
          </w:p>
          <w:p w:rsidR="00D922EF" w:rsidRDefault="00D922EF">
            <w:pPr>
              <w:pStyle w:val="first"/>
              <w:spacing w:before="0" w:beforeAutospacing="0" w:after="0" w:afterAutospacing="0" w:line="285" w:lineRule="atLeast"/>
              <w:ind w:left="720"/>
            </w:pPr>
            <w:r>
              <w:t>Norm of the matrix or vector(s).</w:t>
            </w:r>
          </w:p>
        </w:tc>
      </w:tr>
    </w:tbl>
    <w:p w:rsidR="00D922EF" w:rsidRDefault="00D922EF" w:rsidP="00D922EF">
      <w:pPr>
        <w:pStyle w:val="rubric"/>
        <w:pBdr>
          <w:bottom w:val="single" w:sz="6" w:space="0" w:color="CCCCCC"/>
        </w:pBdr>
        <w:shd w:val="clear" w:color="auto" w:fill="FFFFFF"/>
        <w:spacing w:before="450" w:beforeAutospacing="0" w:after="143" w:afterAutospacing="0" w:line="285" w:lineRule="atLeast"/>
        <w:ind w:left="720"/>
        <w:rPr>
          <w:rFonts w:ascii="Arial" w:hAnsi="Arial" w:cs="Arial"/>
          <w:color w:val="555555"/>
          <w:sz w:val="23"/>
          <w:szCs w:val="23"/>
        </w:rPr>
      </w:pPr>
      <w:r>
        <w:rPr>
          <w:rFonts w:ascii="Arial" w:hAnsi="Arial" w:cs="Arial"/>
          <w:color w:val="555555"/>
          <w:sz w:val="23"/>
          <w:szCs w:val="23"/>
        </w:rPr>
        <w:t>Notes</w:t>
      </w:r>
    </w:p>
    <w:p w:rsidR="00D922EF" w:rsidRDefault="00D922EF" w:rsidP="00D922EF">
      <w:pPr>
        <w:pStyle w:val="NormalWeb"/>
        <w:shd w:val="clear" w:color="auto" w:fill="FFFFFF"/>
        <w:spacing w:before="0" w:beforeAutospacing="0" w:after="143" w:afterAutospacing="0" w:line="285" w:lineRule="atLeast"/>
        <w:ind w:left="720"/>
        <w:rPr>
          <w:rFonts w:ascii="Arial" w:hAnsi="Arial" w:cs="Arial"/>
          <w:color w:val="333333"/>
          <w:sz w:val="20"/>
          <w:szCs w:val="20"/>
        </w:rPr>
      </w:pPr>
      <w:r>
        <w:rPr>
          <w:rFonts w:ascii="Arial" w:hAnsi="Arial" w:cs="Arial"/>
          <w:color w:val="333333"/>
          <w:sz w:val="20"/>
          <w:szCs w:val="20"/>
        </w:rPr>
        <w:t>For values of </w:t>
      </w:r>
      <w:r>
        <w:rPr>
          <w:rStyle w:val="pre"/>
          <w:rFonts w:ascii="Courier New" w:hAnsi="Courier New" w:cs="Courier New"/>
          <w:color w:val="333333"/>
          <w:sz w:val="20"/>
          <w:szCs w:val="20"/>
          <w:shd w:val="clear" w:color="auto" w:fill="F2F2F2"/>
        </w:rPr>
        <w:t>ord</w:t>
      </w:r>
      <w:r>
        <w:rPr>
          <w:rStyle w:val="HTMLCode"/>
          <w:color w:val="333333"/>
          <w:shd w:val="clear" w:color="auto" w:fill="F2F2F2"/>
        </w:rPr>
        <w:t> </w:t>
      </w:r>
      <w:r>
        <w:rPr>
          <w:rStyle w:val="pre"/>
          <w:rFonts w:ascii="Courier New" w:hAnsi="Courier New" w:cs="Courier New"/>
          <w:color w:val="333333"/>
          <w:sz w:val="20"/>
          <w:szCs w:val="20"/>
          <w:shd w:val="clear" w:color="auto" w:fill="F2F2F2"/>
        </w:rPr>
        <w:t>&lt;=</w:t>
      </w:r>
      <w:r>
        <w:rPr>
          <w:rStyle w:val="HTMLCode"/>
          <w:color w:val="333333"/>
          <w:shd w:val="clear" w:color="auto" w:fill="F2F2F2"/>
        </w:rPr>
        <w:t> </w:t>
      </w:r>
      <w:r>
        <w:rPr>
          <w:rStyle w:val="pre"/>
          <w:rFonts w:ascii="Courier New" w:hAnsi="Courier New" w:cs="Courier New"/>
          <w:color w:val="333333"/>
          <w:sz w:val="20"/>
          <w:szCs w:val="20"/>
          <w:shd w:val="clear" w:color="auto" w:fill="F2F2F2"/>
        </w:rPr>
        <w:t>0</w:t>
      </w:r>
      <w:r>
        <w:rPr>
          <w:rFonts w:ascii="Arial" w:hAnsi="Arial" w:cs="Arial"/>
          <w:color w:val="333333"/>
          <w:sz w:val="20"/>
          <w:szCs w:val="20"/>
        </w:rPr>
        <w:t>, the result is, strictly speaking, not a mathematical ‘norm’, but it may still be useful for various numerical purposes.</w:t>
      </w:r>
    </w:p>
    <w:p w:rsidR="00D922EF" w:rsidRDefault="00D922EF" w:rsidP="00D922EF">
      <w:pPr>
        <w:pStyle w:val="NormalWeb"/>
        <w:shd w:val="clear" w:color="auto" w:fill="FFFFFF"/>
        <w:spacing w:before="0" w:beforeAutospacing="0" w:after="143" w:afterAutospacing="0" w:line="285" w:lineRule="atLeast"/>
        <w:ind w:left="720"/>
        <w:rPr>
          <w:rFonts w:ascii="Arial" w:hAnsi="Arial" w:cs="Arial"/>
          <w:color w:val="333333"/>
          <w:sz w:val="20"/>
          <w:szCs w:val="20"/>
        </w:rPr>
      </w:pPr>
      <w:r>
        <w:rPr>
          <w:rFonts w:ascii="Arial" w:hAnsi="Arial" w:cs="Arial"/>
          <w:color w:val="333333"/>
          <w:sz w:val="20"/>
          <w:szCs w:val="20"/>
        </w:rPr>
        <w:t>The following norms can be calculated:</w:t>
      </w:r>
    </w:p>
    <w:tbl>
      <w:tblPr>
        <w:tblW w:w="0" w:type="auto"/>
        <w:tblInd w:w="720" w:type="dxa"/>
        <w:tblCellMar>
          <w:top w:w="15" w:type="dxa"/>
          <w:left w:w="15" w:type="dxa"/>
          <w:bottom w:w="15" w:type="dxa"/>
          <w:right w:w="15" w:type="dxa"/>
        </w:tblCellMar>
        <w:tblLook w:val="04A0"/>
      </w:tblPr>
      <w:tblGrid>
        <w:gridCol w:w="687"/>
        <w:gridCol w:w="2638"/>
        <w:gridCol w:w="2682"/>
      </w:tblGrid>
      <w:tr w:rsidR="00D922EF" w:rsidTr="00D922EF">
        <w:trPr>
          <w:tblHeader/>
        </w:trPr>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D922EF" w:rsidRDefault="00D922EF">
            <w:pPr>
              <w:spacing w:after="143"/>
              <w:rPr>
                <w:b/>
                <w:bCs/>
                <w:sz w:val="24"/>
                <w:szCs w:val="24"/>
              </w:rPr>
            </w:pPr>
            <w:r>
              <w:rPr>
                <w:b/>
                <w:bCs/>
              </w:rPr>
              <w:t>ord</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D922EF" w:rsidRDefault="00D922EF">
            <w:pPr>
              <w:spacing w:after="143"/>
              <w:rPr>
                <w:b/>
                <w:bCs/>
                <w:sz w:val="24"/>
                <w:szCs w:val="24"/>
              </w:rPr>
            </w:pPr>
            <w:r>
              <w:rPr>
                <w:b/>
                <w:bCs/>
              </w:rPr>
              <w:t>norm for matrices</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D922EF" w:rsidRDefault="00D922EF">
            <w:pPr>
              <w:spacing w:after="143"/>
              <w:rPr>
                <w:b/>
                <w:bCs/>
                <w:sz w:val="24"/>
                <w:szCs w:val="24"/>
              </w:rPr>
            </w:pPr>
            <w:r>
              <w:rPr>
                <w:b/>
                <w:bCs/>
              </w:rPr>
              <w:t>norm for vectors</w:t>
            </w:r>
          </w:p>
        </w:tc>
      </w:tr>
      <w:tr w:rsidR="00D922EF" w:rsidTr="00D922EF">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D922EF" w:rsidRDefault="00D922EF">
            <w:pPr>
              <w:spacing w:after="143"/>
              <w:rPr>
                <w:sz w:val="24"/>
                <w:szCs w:val="24"/>
              </w:rPr>
            </w:pPr>
            <w:r>
              <w:t>None</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D922EF" w:rsidRDefault="00D922EF">
            <w:pPr>
              <w:spacing w:after="143"/>
              <w:rPr>
                <w:sz w:val="24"/>
                <w:szCs w:val="24"/>
              </w:rPr>
            </w:pPr>
            <w:r>
              <w:t>Frobenius norm</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D922EF" w:rsidRDefault="00D922EF">
            <w:pPr>
              <w:spacing w:after="143"/>
              <w:rPr>
                <w:sz w:val="24"/>
                <w:szCs w:val="24"/>
              </w:rPr>
            </w:pPr>
            <w:r>
              <w:t>2-norm</w:t>
            </w:r>
          </w:p>
        </w:tc>
      </w:tr>
      <w:tr w:rsidR="00D922EF" w:rsidTr="00D922EF">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D922EF" w:rsidRDefault="00D922EF">
            <w:pPr>
              <w:spacing w:after="143"/>
              <w:rPr>
                <w:sz w:val="24"/>
                <w:szCs w:val="24"/>
              </w:rPr>
            </w:pPr>
            <w:r>
              <w:t>‘fro’</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D922EF" w:rsidRDefault="00D922EF">
            <w:pPr>
              <w:spacing w:after="143"/>
              <w:rPr>
                <w:sz w:val="24"/>
                <w:szCs w:val="24"/>
              </w:rPr>
            </w:pPr>
            <w:r>
              <w:t>Frobenius norm</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D922EF" w:rsidRDefault="00D922EF">
            <w:pPr>
              <w:spacing w:after="143"/>
              <w:rPr>
                <w:sz w:val="24"/>
                <w:szCs w:val="24"/>
              </w:rPr>
            </w:pPr>
            <w:r>
              <w:t>–</w:t>
            </w:r>
          </w:p>
        </w:tc>
      </w:tr>
      <w:tr w:rsidR="00D922EF" w:rsidTr="00D922EF">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D922EF" w:rsidRDefault="00D922EF">
            <w:pPr>
              <w:spacing w:after="143"/>
              <w:rPr>
                <w:sz w:val="24"/>
                <w:szCs w:val="24"/>
              </w:rPr>
            </w:pPr>
            <w:r>
              <w:t>‘nuc’</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D922EF" w:rsidRDefault="00D922EF">
            <w:pPr>
              <w:spacing w:after="143"/>
              <w:rPr>
                <w:sz w:val="24"/>
                <w:szCs w:val="24"/>
              </w:rPr>
            </w:pPr>
            <w:r>
              <w:t>nuclear norm</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D922EF" w:rsidRDefault="00D922EF">
            <w:pPr>
              <w:spacing w:after="143"/>
              <w:rPr>
                <w:sz w:val="24"/>
                <w:szCs w:val="24"/>
              </w:rPr>
            </w:pPr>
            <w:r>
              <w:t>–</w:t>
            </w:r>
          </w:p>
        </w:tc>
      </w:tr>
      <w:tr w:rsidR="00D922EF" w:rsidTr="00D922EF">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D922EF" w:rsidRDefault="00D922EF">
            <w:pPr>
              <w:spacing w:after="143"/>
              <w:rPr>
                <w:sz w:val="24"/>
                <w:szCs w:val="24"/>
              </w:rPr>
            </w:pPr>
            <w:r>
              <w:t>inf</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D922EF" w:rsidRDefault="00D922EF">
            <w:pPr>
              <w:spacing w:after="143"/>
              <w:rPr>
                <w:sz w:val="24"/>
                <w:szCs w:val="24"/>
              </w:rPr>
            </w:pPr>
            <w:r>
              <w:t>max(sum(abs(x), axis=1))</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D922EF" w:rsidRDefault="00D922EF">
            <w:pPr>
              <w:spacing w:after="143"/>
              <w:rPr>
                <w:sz w:val="24"/>
                <w:szCs w:val="24"/>
              </w:rPr>
            </w:pPr>
            <w:r>
              <w:t>max(abs(x))</w:t>
            </w:r>
          </w:p>
        </w:tc>
      </w:tr>
      <w:tr w:rsidR="00D922EF" w:rsidTr="00D922EF">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D922EF" w:rsidRDefault="00D922EF">
            <w:pPr>
              <w:spacing w:after="143"/>
              <w:rPr>
                <w:sz w:val="24"/>
                <w:szCs w:val="24"/>
              </w:rPr>
            </w:pPr>
            <w:r>
              <w:t>-inf</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D922EF" w:rsidRDefault="00D922EF">
            <w:pPr>
              <w:spacing w:after="143"/>
              <w:rPr>
                <w:sz w:val="24"/>
                <w:szCs w:val="24"/>
              </w:rPr>
            </w:pPr>
            <w:r>
              <w:t>min(sum(abs(x), axis=1))</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D922EF" w:rsidRDefault="00D922EF">
            <w:pPr>
              <w:spacing w:after="143"/>
              <w:rPr>
                <w:sz w:val="24"/>
                <w:szCs w:val="24"/>
              </w:rPr>
            </w:pPr>
            <w:r>
              <w:t>min(abs(x))</w:t>
            </w:r>
          </w:p>
        </w:tc>
      </w:tr>
      <w:tr w:rsidR="00D922EF" w:rsidTr="00D922EF">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D922EF" w:rsidRDefault="00D922EF">
            <w:pPr>
              <w:spacing w:after="143"/>
              <w:rPr>
                <w:sz w:val="24"/>
                <w:szCs w:val="24"/>
              </w:rPr>
            </w:pPr>
            <w:r>
              <w:t>0</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D922EF" w:rsidRDefault="00D922EF">
            <w:pPr>
              <w:spacing w:after="143"/>
              <w:rPr>
                <w:sz w:val="24"/>
                <w:szCs w:val="24"/>
              </w:rPr>
            </w:pPr>
            <w:r>
              <w:t>–</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D922EF" w:rsidRDefault="00D922EF">
            <w:pPr>
              <w:spacing w:after="143"/>
              <w:rPr>
                <w:sz w:val="24"/>
                <w:szCs w:val="24"/>
              </w:rPr>
            </w:pPr>
            <w:r>
              <w:t>sum(x != 0)</w:t>
            </w:r>
          </w:p>
        </w:tc>
      </w:tr>
      <w:tr w:rsidR="00D922EF" w:rsidTr="00D922EF">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D922EF" w:rsidRDefault="00D922EF">
            <w:pPr>
              <w:spacing w:after="143"/>
              <w:rPr>
                <w:sz w:val="24"/>
                <w:szCs w:val="24"/>
              </w:rPr>
            </w:pPr>
            <w:r>
              <w:t>1</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D922EF" w:rsidRDefault="00D922EF">
            <w:pPr>
              <w:spacing w:after="143"/>
              <w:rPr>
                <w:sz w:val="24"/>
                <w:szCs w:val="24"/>
              </w:rPr>
            </w:pPr>
            <w:r>
              <w:t>max(sum(abs(x), axis=0))</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D922EF" w:rsidRDefault="00D922EF">
            <w:pPr>
              <w:spacing w:after="143"/>
              <w:rPr>
                <w:sz w:val="24"/>
                <w:szCs w:val="24"/>
              </w:rPr>
            </w:pPr>
            <w:r>
              <w:t>as below</w:t>
            </w:r>
          </w:p>
        </w:tc>
      </w:tr>
      <w:tr w:rsidR="00D922EF" w:rsidTr="00D922EF">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D922EF" w:rsidRDefault="00D922EF">
            <w:pPr>
              <w:spacing w:after="143"/>
              <w:rPr>
                <w:sz w:val="24"/>
                <w:szCs w:val="24"/>
              </w:rPr>
            </w:pPr>
            <w:r>
              <w:t>-1</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D922EF" w:rsidRDefault="00D922EF">
            <w:pPr>
              <w:spacing w:after="143"/>
              <w:rPr>
                <w:sz w:val="24"/>
                <w:szCs w:val="24"/>
              </w:rPr>
            </w:pPr>
            <w:r>
              <w:t>min(sum(abs(x), axis=0))</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D922EF" w:rsidRDefault="00D922EF">
            <w:pPr>
              <w:spacing w:after="143"/>
              <w:rPr>
                <w:sz w:val="24"/>
                <w:szCs w:val="24"/>
              </w:rPr>
            </w:pPr>
            <w:r>
              <w:t>as below</w:t>
            </w:r>
          </w:p>
        </w:tc>
      </w:tr>
      <w:tr w:rsidR="00D922EF" w:rsidTr="00D922EF">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D922EF" w:rsidRDefault="00D922EF">
            <w:pPr>
              <w:spacing w:after="143"/>
              <w:rPr>
                <w:sz w:val="24"/>
                <w:szCs w:val="24"/>
              </w:rPr>
            </w:pPr>
            <w:r>
              <w:t>2</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D922EF" w:rsidRDefault="00D922EF">
            <w:pPr>
              <w:spacing w:after="143"/>
              <w:rPr>
                <w:sz w:val="24"/>
                <w:szCs w:val="24"/>
              </w:rPr>
            </w:pPr>
            <w:r>
              <w:t>2-norm (largest sing. value)</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D922EF" w:rsidRDefault="00D922EF">
            <w:pPr>
              <w:spacing w:after="143"/>
              <w:rPr>
                <w:sz w:val="24"/>
                <w:szCs w:val="24"/>
              </w:rPr>
            </w:pPr>
            <w:r>
              <w:t>as below</w:t>
            </w:r>
          </w:p>
        </w:tc>
      </w:tr>
      <w:tr w:rsidR="00D922EF" w:rsidTr="00D922EF">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D922EF" w:rsidRDefault="00D922EF">
            <w:pPr>
              <w:spacing w:after="143"/>
              <w:rPr>
                <w:sz w:val="24"/>
                <w:szCs w:val="24"/>
              </w:rPr>
            </w:pPr>
            <w:r>
              <w:t>-2</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D922EF" w:rsidRDefault="00D922EF">
            <w:pPr>
              <w:spacing w:after="143"/>
              <w:rPr>
                <w:sz w:val="24"/>
                <w:szCs w:val="24"/>
              </w:rPr>
            </w:pPr>
            <w:r>
              <w:t>smallest singular value</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D922EF" w:rsidRDefault="00D922EF">
            <w:pPr>
              <w:spacing w:after="143"/>
              <w:rPr>
                <w:sz w:val="24"/>
                <w:szCs w:val="24"/>
              </w:rPr>
            </w:pPr>
            <w:r>
              <w:t>as below</w:t>
            </w:r>
          </w:p>
        </w:tc>
      </w:tr>
      <w:tr w:rsidR="00D922EF" w:rsidTr="00D922EF">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D922EF" w:rsidRDefault="00D922EF">
            <w:pPr>
              <w:spacing w:after="143"/>
              <w:rPr>
                <w:sz w:val="24"/>
                <w:szCs w:val="24"/>
              </w:rPr>
            </w:pPr>
            <w:r>
              <w:t>other</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D922EF" w:rsidRDefault="00D922EF">
            <w:pPr>
              <w:spacing w:after="143"/>
              <w:rPr>
                <w:sz w:val="24"/>
                <w:szCs w:val="24"/>
              </w:rPr>
            </w:pPr>
            <w:r>
              <w:t>–</w:t>
            </w:r>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D922EF" w:rsidRDefault="00D922EF">
            <w:pPr>
              <w:spacing w:after="143"/>
              <w:rPr>
                <w:sz w:val="24"/>
                <w:szCs w:val="24"/>
              </w:rPr>
            </w:pPr>
            <w:r>
              <w:t>sum(abs(x)**ord)**(1./ord)</w:t>
            </w:r>
          </w:p>
        </w:tc>
      </w:tr>
    </w:tbl>
    <w:p w:rsidR="00D922EF" w:rsidRDefault="00D922EF" w:rsidP="00D922EF">
      <w:pPr>
        <w:pStyle w:val="NormalWeb"/>
        <w:shd w:val="clear" w:color="auto" w:fill="FFFFFF"/>
        <w:spacing w:before="0" w:beforeAutospacing="0" w:after="143" w:afterAutospacing="0" w:line="285" w:lineRule="atLeast"/>
        <w:ind w:left="720"/>
        <w:rPr>
          <w:rFonts w:ascii="Arial" w:hAnsi="Arial" w:cs="Arial"/>
          <w:color w:val="333333"/>
          <w:sz w:val="20"/>
          <w:szCs w:val="20"/>
        </w:rPr>
      </w:pPr>
      <w:r>
        <w:rPr>
          <w:rFonts w:ascii="Arial" w:hAnsi="Arial" w:cs="Arial"/>
          <w:color w:val="333333"/>
          <w:sz w:val="20"/>
          <w:szCs w:val="20"/>
        </w:rPr>
        <w:t>The Frobenius norm is given by </w:t>
      </w:r>
      <w:hyperlink r:id="rId28" w:anchor="rac1c834adb66-1" w:history="1">
        <w:r>
          <w:rPr>
            <w:rStyle w:val="Hyperlink"/>
            <w:rFonts w:ascii="Arial" w:hAnsi="Arial" w:cs="Arial"/>
            <w:color w:val="0088CC"/>
            <w:sz w:val="20"/>
            <w:szCs w:val="20"/>
          </w:rPr>
          <w:t>[1]</w:t>
        </w:r>
      </w:hyperlink>
      <w:r>
        <w:rPr>
          <w:rFonts w:ascii="Arial" w:hAnsi="Arial" w:cs="Arial"/>
          <w:color w:val="333333"/>
          <w:sz w:val="20"/>
          <w:szCs w:val="20"/>
        </w:rPr>
        <w:t>:</w:t>
      </w:r>
    </w:p>
    <w:p w:rsidR="00D922EF" w:rsidRDefault="00D922EF" w:rsidP="00D922EF">
      <w:pPr>
        <w:shd w:val="clear" w:color="auto" w:fill="FFFFFF"/>
        <w:spacing w:line="285" w:lineRule="atLeast"/>
        <w:ind w:left="720"/>
        <w:rPr>
          <w:rFonts w:ascii="Arial" w:hAnsi="Arial" w:cs="Arial"/>
          <w:color w:val="333333"/>
          <w:sz w:val="20"/>
          <w:szCs w:val="20"/>
        </w:rPr>
      </w:pPr>
      <w:r>
        <w:rPr>
          <w:rFonts w:ascii="Arial" w:hAnsi="Arial" w:cs="Arial"/>
          <w:color w:val="333333"/>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_F = [\sum_{i,j} abs(a_{i,j})^2]^{1/2}" style="width:24pt;height:24pt"/>
        </w:pict>
      </w:r>
    </w:p>
    <w:p w:rsidR="00D922EF" w:rsidRDefault="00D922EF" w:rsidP="00D922EF">
      <w:pPr>
        <w:pStyle w:val="NormalWeb"/>
        <w:shd w:val="clear" w:color="auto" w:fill="FFFFFF"/>
        <w:spacing w:before="0" w:beforeAutospacing="0" w:after="143" w:afterAutospacing="0" w:line="285" w:lineRule="atLeast"/>
        <w:ind w:left="720"/>
        <w:rPr>
          <w:rFonts w:ascii="Arial" w:hAnsi="Arial" w:cs="Arial"/>
          <w:color w:val="333333"/>
          <w:sz w:val="20"/>
          <w:szCs w:val="20"/>
        </w:rPr>
      </w:pPr>
      <w:r>
        <w:rPr>
          <w:rFonts w:ascii="Arial" w:hAnsi="Arial" w:cs="Arial"/>
          <w:color w:val="333333"/>
          <w:sz w:val="20"/>
          <w:szCs w:val="20"/>
        </w:rPr>
        <w:t>The nuclear norm is the sum of the singular values.</w:t>
      </w:r>
    </w:p>
    <w:p w:rsidR="00D922EF" w:rsidRDefault="00D922EF" w:rsidP="00D922EF">
      <w:pPr>
        <w:pStyle w:val="rubric"/>
        <w:pBdr>
          <w:bottom w:val="single" w:sz="6" w:space="0" w:color="CCCCCC"/>
        </w:pBdr>
        <w:shd w:val="clear" w:color="auto" w:fill="FFFFFF"/>
        <w:spacing w:before="450" w:beforeAutospacing="0" w:after="143" w:afterAutospacing="0" w:line="285" w:lineRule="atLeast"/>
        <w:ind w:left="720"/>
        <w:rPr>
          <w:rFonts w:ascii="Arial" w:hAnsi="Arial" w:cs="Arial"/>
          <w:color w:val="555555"/>
          <w:sz w:val="23"/>
          <w:szCs w:val="23"/>
        </w:rPr>
      </w:pPr>
      <w:r>
        <w:rPr>
          <w:rFonts w:ascii="Arial" w:hAnsi="Arial" w:cs="Arial"/>
          <w:color w:val="555555"/>
          <w:sz w:val="23"/>
          <w:szCs w:val="23"/>
        </w:rPr>
        <w:t>References</w:t>
      </w:r>
    </w:p>
    <w:tbl>
      <w:tblPr>
        <w:tblW w:w="0" w:type="auto"/>
        <w:tblInd w:w="735" w:type="dxa"/>
        <w:tblCellMar>
          <w:top w:w="15" w:type="dxa"/>
          <w:left w:w="15" w:type="dxa"/>
          <w:bottom w:w="15" w:type="dxa"/>
          <w:right w:w="15" w:type="dxa"/>
        </w:tblCellMar>
        <w:tblLook w:val="04A0"/>
      </w:tblPr>
      <w:tblGrid>
        <w:gridCol w:w="380"/>
        <w:gridCol w:w="8440"/>
      </w:tblGrid>
      <w:tr w:rsidR="00D922EF" w:rsidTr="00D922EF">
        <w:tc>
          <w:tcPr>
            <w:tcW w:w="0" w:type="auto"/>
            <w:tcBorders>
              <w:top w:val="nil"/>
              <w:left w:val="nil"/>
              <w:bottom w:val="nil"/>
              <w:right w:val="nil"/>
            </w:tcBorders>
            <w:shd w:val="clear" w:color="auto" w:fill="999999"/>
            <w:noWrap/>
            <w:tcMar>
              <w:top w:w="15" w:type="dxa"/>
              <w:left w:w="75" w:type="dxa"/>
              <w:bottom w:w="15" w:type="dxa"/>
              <w:right w:w="120" w:type="dxa"/>
            </w:tcMar>
            <w:vAlign w:val="bottom"/>
            <w:hideMark/>
          </w:tcPr>
          <w:p w:rsidR="00D922EF" w:rsidRDefault="00D922EF">
            <w:pPr>
              <w:spacing w:after="143" w:line="210" w:lineRule="atLeast"/>
              <w:rPr>
                <w:b/>
                <w:bCs/>
                <w:color w:val="FFFFFF"/>
                <w:sz w:val="16"/>
                <w:szCs w:val="16"/>
              </w:rPr>
            </w:pPr>
            <w:hyperlink r:id="rId29" w:anchor="id1" w:history="1">
              <w:r>
                <w:rPr>
                  <w:rStyle w:val="Hyperlink"/>
                  <w:b/>
                  <w:bCs/>
                  <w:color w:val="0088CC"/>
                  <w:sz w:val="16"/>
                  <w:szCs w:val="16"/>
                </w:rPr>
                <w:t>[1]</w:t>
              </w:r>
            </w:hyperlink>
          </w:p>
        </w:tc>
        <w:tc>
          <w:tcPr>
            <w:tcW w:w="0" w:type="auto"/>
            <w:tcBorders>
              <w:top w:val="nil"/>
              <w:left w:val="nil"/>
              <w:bottom w:val="nil"/>
              <w:right w:val="nil"/>
            </w:tcBorders>
            <w:shd w:val="clear" w:color="auto" w:fill="auto"/>
            <w:tcMar>
              <w:top w:w="15" w:type="dxa"/>
              <w:left w:w="75" w:type="dxa"/>
              <w:bottom w:w="15" w:type="dxa"/>
              <w:right w:w="120" w:type="dxa"/>
            </w:tcMar>
            <w:vAlign w:val="center"/>
            <w:hideMark/>
          </w:tcPr>
          <w:p w:rsidR="00D922EF" w:rsidRDefault="00D922EF">
            <w:pPr>
              <w:spacing w:after="143"/>
              <w:rPr>
                <w:sz w:val="24"/>
                <w:szCs w:val="24"/>
              </w:rPr>
            </w:pPr>
            <w:r>
              <w:t>G. H. Golub and C. F. Van Loan, </w:t>
            </w:r>
            <w:r>
              <w:rPr>
                <w:rStyle w:val="Emphasis"/>
              </w:rPr>
              <w:t>Matrix Computations</w:t>
            </w:r>
            <w:r>
              <w:t>, Baltimore, MD, Johns Hopkins University Press, 1985, pg. 15</w:t>
            </w:r>
          </w:p>
        </w:tc>
      </w:tr>
    </w:tbl>
    <w:p w:rsidR="00D922EF" w:rsidRDefault="00D922EF" w:rsidP="00D922EF">
      <w:pPr>
        <w:pStyle w:val="rubric"/>
        <w:pBdr>
          <w:bottom w:val="single" w:sz="6" w:space="0" w:color="CCCCCC"/>
        </w:pBdr>
        <w:shd w:val="clear" w:color="auto" w:fill="FFFFFF"/>
        <w:spacing w:before="450" w:beforeAutospacing="0" w:after="143" w:afterAutospacing="0" w:line="285" w:lineRule="atLeast"/>
        <w:ind w:left="720"/>
        <w:rPr>
          <w:rFonts w:ascii="Arial" w:hAnsi="Arial" w:cs="Arial"/>
          <w:color w:val="555555"/>
          <w:sz w:val="23"/>
          <w:szCs w:val="23"/>
        </w:rPr>
      </w:pPr>
      <w:r>
        <w:rPr>
          <w:rFonts w:ascii="Arial" w:hAnsi="Arial" w:cs="Arial"/>
          <w:color w:val="555555"/>
          <w:sz w:val="23"/>
          <w:szCs w:val="23"/>
        </w:rPr>
        <w:lastRenderedPageBreak/>
        <w:t>Examples</w:t>
      </w:r>
    </w:p>
    <w:p w:rsidR="00D922EF" w:rsidRDefault="00D922EF" w:rsidP="00D922EF">
      <w:pPr>
        <w:shd w:val="clear" w:color="auto" w:fill="EEFFCC"/>
        <w:spacing w:line="285" w:lineRule="atLeast"/>
        <w:ind w:left="720"/>
        <w:rPr>
          <w:rFonts w:ascii="Arial" w:hAnsi="Arial" w:cs="Arial"/>
          <w:color w:val="333333"/>
          <w:sz w:val="20"/>
          <w:szCs w:val="20"/>
        </w:rPr>
      </w:pPr>
      <w:r>
        <w:rPr>
          <w:rStyle w:val="copybutton"/>
          <w:rFonts w:ascii="Courier New" w:hAnsi="Courier New" w:cs="Courier New"/>
          <w:color w:val="333333"/>
          <w:sz w:val="20"/>
          <w:szCs w:val="20"/>
          <w:bdr w:val="none" w:sz="0" w:space="0" w:color="auto" w:frame="1"/>
        </w:rPr>
        <w:t>&gt;&gt;&gt;</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p"/>
          <w:b/>
          <w:bCs/>
          <w:color w:val="C65D09"/>
          <w:sz w:val="18"/>
          <w:szCs w:val="18"/>
        </w:rPr>
        <w:t xml:space="preserve">&gt;&gt;&gt; </w:t>
      </w:r>
      <w:r>
        <w:rPr>
          <w:rStyle w:val="kn"/>
          <w:b/>
          <w:bCs/>
          <w:color w:val="007020"/>
          <w:sz w:val="18"/>
          <w:szCs w:val="18"/>
        </w:rPr>
        <w:t>from</w:t>
      </w:r>
      <w:r>
        <w:rPr>
          <w:color w:val="333333"/>
          <w:sz w:val="18"/>
          <w:szCs w:val="18"/>
        </w:rPr>
        <w:t xml:space="preserve"> </w:t>
      </w:r>
      <w:r>
        <w:rPr>
          <w:rStyle w:val="nn"/>
          <w:b/>
          <w:bCs/>
          <w:color w:val="0E84B5"/>
          <w:sz w:val="18"/>
          <w:szCs w:val="18"/>
        </w:rPr>
        <w:t>numpy</w:t>
      </w:r>
      <w:r>
        <w:rPr>
          <w:color w:val="333333"/>
          <w:sz w:val="18"/>
          <w:szCs w:val="18"/>
        </w:rPr>
        <w:t xml:space="preserve"> </w:t>
      </w:r>
      <w:r>
        <w:rPr>
          <w:rStyle w:val="k"/>
          <w:b/>
          <w:bCs/>
          <w:color w:val="007020"/>
          <w:sz w:val="18"/>
          <w:szCs w:val="18"/>
        </w:rPr>
        <w:t>import</w:t>
      </w:r>
      <w:r>
        <w:rPr>
          <w:color w:val="333333"/>
          <w:sz w:val="18"/>
          <w:szCs w:val="18"/>
        </w:rPr>
        <w:t xml:space="preserve"> </w:t>
      </w:r>
      <w:r>
        <w:rPr>
          <w:rStyle w:val="n"/>
          <w:color w:val="333333"/>
          <w:sz w:val="18"/>
          <w:szCs w:val="18"/>
        </w:rPr>
        <w:t>linalg</w:t>
      </w:r>
      <w:r>
        <w:rPr>
          <w:color w:val="333333"/>
          <w:sz w:val="18"/>
          <w:szCs w:val="18"/>
        </w:rPr>
        <w:t xml:space="preserve"> </w:t>
      </w:r>
      <w:r>
        <w:rPr>
          <w:rStyle w:val="k"/>
          <w:b/>
          <w:bCs/>
          <w:color w:val="007020"/>
          <w:sz w:val="18"/>
          <w:szCs w:val="18"/>
        </w:rPr>
        <w:t>as</w:t>
      </w:r>
      <w:r>
        <w:rPr>
          <w:color w:val="333333"/>
          <w:sz w:val="18"/>
          <w:szCs w:val="18"/>
        </w:rPr>
        <w:t xml:space="preserve"> </w:t>
      </w:r>
      <w:r>
        <w:rPr>
          <w:rStyle w:val="n"/>
          <w:color w:val="333333"/>
          <w:sz w:val="18"/>
          <w:szCs w:val="18"/>
        </w:rPr>
        <w:t>LA</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p"/>
          <w:b/>
          <w:bCs/>
          <w:color w:val="C65D09"/>
          <w:sz w:val="18"/>
          <w:szCs w:val="18"/>
        </w:rPr>
        <w:t xml:space="preserve">&gt;&gt;&gt; </w:t>
      </w:r>
      <w:r>
        <w:rPr>
          <w:rStyle w:val="n"/>
          <w:color w:val="333333"/>
          <w:sz w:val="18"/>
          <w:szCs w:val="18"/>
        </w:rPr>
        <w:t>a</w:t>
      </w:r>
      <w:r>
        <w:rPr>
          <w:color w:val="333333"/>
          <w:sz w:val="18"/>
          <w:szCs w:val="18"/>
        </w:rPr>
        <w:t xml:space="preserve"> </w:t>
      </w:r>
      <w:r>
        <w:rPr>
          <w:rStyle w:val="o"/>
          <w:color w:val="666666"/>
          <w:sz w:val="18"/>
          <w:szCs w:val="18"/>
        </w:rPr>
        <w:t>=</w:t>
      </w:r>
      <w:r>
        <w:rPr>
          <w:color w:val="333333"/>
          <w:sz w:val="18"/>
          <w:szCs w:val="18"/>
        </w:rPr>
        <w:t xml:space="preserve"> </w:t>
      </w:r>
      <w:r>
        <w:rPr>
          <w:rStyle w:val="n"/>
          <w:color w:val="333333"/>
          <w:sz w:val="18"/>
          <w:szCs w:val="18"/>
        </w:rPr>
        <w:t>np</w:t>
      </w:r>
      <w:r>
        <w:rPr>
          <w:rStyle w:val="o"/>
          <w:color w:val="666666"/>
          <w:sz w:val="18"/>
          <w:szCs w:val="18"/>
        </w:rPr>
        <w:t>.</w:t>
      </w:r>
      <w:r>
        <w:rPr>
          <w:rStyle w:val="n"/>
          <w:color w:val="333333"/>
          <w:sz w:val="18"/>
          <w:szCs w:val="18"/>
        </w:rPr>
        <w:t>arange</w:t>
      </w:r>
      <w:r>
        <w:rPr>
          <w:rStyle w:val="p"/>
          <w:color w:val="333333"/>
          <w:sz w:val="18"/>
          <w:szCs w:val="18"/>
        </w:rPr>
        <w:t>(</w:t>
      </w:r>
      <w:r>
        <w:rPr>
          <w:rStyle w:val="mi"/>
          <w:color w:val="208050"/>
          <w:sz w:val="18"/>
          <w:szCs w:val="18"/>
        </w:rPr>
        <w:t>9</w:t>
      </w:r>
      <w:r>
        <w:rPr>
          <w:rStyle w:val="p"/>
          <w:color w:val="333333"/>
          <w:sz w:val="18"/>
          <w:szCs w:val="18"/>
        </w:rPr>
        <w:t>)</w:t>
      </w:r>
      <w:r>
        <w:rPr>
          <w:color w:val="333333"/>
          <w:sz w:val="18"/>
          <w:szCs w:val="18"/>
        </w:rPr>
        <w:t xml:space="preserve"> </w:t>
      </w:r>
      <w:r>
        <w:rPr>
          <w:rStyle w:val="o"/>
          <w:color w:val="666666"/>
          <w:sz w:val="18"/>
          <w:szCs w:val="18"/>
        </w:rPr>
        <w:t>-</w:t>
      </w:r>
      <w:r>
        <w:rPr>
          <w:color w:val="333333"/>
          <w:sz w:val="18"/>
          <w:szCs w:val="18"/>
        </w:rPr>
        <w:t xml:space="preserve"> </w:t>
      </w:r>
      <w:r>
        <w:rPr>
          <w:rStyle w:val="mi"/>
          <w:color w:val="208050"/>
          <w:sz w:val="18"/>
          <w:szCs w:val="18"/>
        </w:rPr>
        <w:t>4</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p"/>
          <w:b/>
          <w:bCs/>
          <w:color w:val="C65D09"/>
          <w:sz w:val="18"/>
          <w:szCs w:val="18"/>
        </w:rPr>
        <w:t xml:space="preserve">&gt;&gt;&gt; </w:t>
      </w:r>
      <w:r>
        <w:rPr>
          <w:rStyle w:val="n"/>
          <w:color w:val="333333"/>
          <w:sz w:val="18"/>
          <w:szCs w:val="18"/>
        </w:rPr>
        <w:t>a</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o"/>
          <w:color w:val="333333"/>
          <w:sz w:val="18"/>
          <w:szCs w:val="18"/>
        </w:rPr>
        <w:t>array([-4, -3, -2, ...,  2,  3,  4])</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p"/>
          <w:b/>
          <w:bCs/>
          <w:color w:val="C65D09"/>
          <w:sz w:val="18"/>
          <w:szCs w:val="18"/>
        </w:rPr>
        <w:t xml:space="preserve">&gt;&gt;&gt; </w:t>
      </w:r>
      <w:r>
        <w:rPr>
          <w:rStyle w:val="n"/>
          <w:color w:val="333333"/>
          <w:sz w:val="18"/>
          <w:szCs w:val="18"/>
        </w:rPr>
        <w:t>b</w:t>
      </w:r>
      <w:r>
        <w:rPr>
          <w:color w:val="333333"/>
          <w:sz w:val="18"/>
          <w:szCs w:val="18"/>
        </w:rPr>
        <w:t xml:space="preserve"> </w:t>
      </w:r>
      <w:r>
        <w:rPr>
          <w:rStyle w:val="o"/>
          <w:color w:val="666666"/>
          <w:sz w:val="18"/>
          <w:szCs w:val="18"/>
        </w:rPr>
        <w:t>=</w:t>
      </w:r>
      <w:r>
        <w:rPr>
          <w:color w:val="333333"/>
          <w:sz w:val="18"/>
          <w:szCs w:val="18"/>
        </w:rPr>
        <w:t xml:space="preserve"> </w:t>
      </w:r>
      <w:r>
        <w:rPr>
          <w:rStyle w:val="n"/>
          <w:color w:val="333333"/>
          <w:sz w:val="18"/>
          <w:szCs w:val="18"/>
        </w:rPr>
        <w:t>a</w:t>
      </w:r>
      <w:r>
        <w:rPr>
          <w:rStyle w:val="o"/>
          <w:color w:val="666666"/>
          <w:sz w:val="18"/>
          <w:szCs w:val="18"/>
        </w:rPr>
        <w:t>.</w:t>
      </w:r>
      <w:r>
        <w:rPr>
          <w:rStyle w:val="n"/>
          <w:color w:val="333333"/>
          <w:sz w:val="18"/>
          <w:szCs w:val="18"/>
        </w:rPr>
        <w:t>reshape</w:t>
      </w:r>
      <w:r>
        <w:rPr>
          <w:rStyle w:val="p"/>
          <w:color w:val="333333"/>
          <w:sz w:val="18"/>
          <w:szCs w:val="18"/>
        </w:rPr>
        <w:t>((</w:t>
      </w:r>
      <w:r>
        <w:rPr>
          <w:rStyle w:val="mi"/>
          <w:color w:val="208050"/>
          <w:sz w:val="18"/>
          <w:szCs w:val="18"/>
        </w:rPr>
        <w:t>3</w:t>
      </w:r>
      <w:r>
        <w:rPr>
          <w:rStyle w:val="p"/>
          <w:color w:val="333333"/>
          <w:sz w:val="18"/>
          <w:szCs w:val="18"/>
        </w:rPr>
        <w:t>,</w:t>
      </w:r>
      <w:r>
        <w:rPr>
          <w:color w:val="333333"/>
          <w:sz w:val="18"/>
          <w:szCs w:val="18"/>
        </w:rPr>
        <w:t xml:space="preserve"> </w:t>
      </w:r>
      <w:r>
        <w:rPr>
          <w:rStyle w:val="mi"/>
          <w:color w:val="208050"/>
          <w:sz w:val="18"/>
          <w:szCs w:val="18"/>
        </w:rPr>
        <w:t>3</w:t>
      </w:r>
      <w:r>
        <w:rPr>
          <w:rStyle w:val="p"/>
          <w:color w:val="333333"/>
          <w:sz w:val="18"/>
          <w:szCs w:val="18"/>
        </w:rPr>
        <w:t>))</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p"/>
          <w:b/>
          <w:bCs/>
          <w:color w:val="C65D09"/>
          <w:sz w:val="18"/>
          <w:szCs w:val="18"/>
        </w:rPr>
        <w:t xml:space="preserve">&gt;&gt;&gt; </w:t>
      </w:r>
      <w:r>
        <w:rPr>
          <w:rStyle w:val="n"/>
          <w:color w:val="333333"/>
          <w:sz w:val="18"/>
          <w:szCs w:val="18"/>
        </w:rPr>
        <w:t>b</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o"/>
          <w:color w:val="333333"/>
          <w:sz w:val="18"/>
          <w:szCs w:val="18"/>
        </w:rPr>
        <w:t>array([[-4, -3, -2],</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o"/>
          <w:color w:val="333333"/>
          <w:sz w:val="18"/>
          <w:szCs w:val="18"/>
        </w:rPr>
        <w:t xml:space="preserve">       [-1,  0,  1],</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o"/>
          <w:color w:val="333333"/>
          <w:sz w:val="18"/>
          <w:szCs w:val="18"/>
        </w:rPr>
        <w:t xml:space="preserve">       [ 2,  3,  4]])</w:t>
      </w:r>
    </w:p>
    <w:p w:rsidR="00D922EF" w:rsidRDefault="00D922EF" w:rsidP="00D922EF">
      <w:pPr>
        <w:shd w:val="clear" w:color="auto" w:fill="EEFFCC"/>
        <w:spacing w:line="285" w:lineRule="atLeast"/>
        <w:ind w:left="720"/>
        <w:rPr>
          <w:rFonts w:ascii="Arial" w:hAnsi="Arial" w:cs="Arial"/>
          <w:color w:val="333333"/>
          <w:sz w:val="20"/>
          <w:szCs w:val="20"/>
        </w:rPr>
      </w:pPr>
      <w:r>
        <w:rPr>
          <w:rStyle w:val="copybutton"/>
          <w:rFonts w:ascii="Courier New" w:hAnsi="Courier New" w:cs="Courier New"/>
          <w:color w:val="333333"/>
          <w:sz w:val="20"/>
          <w:szCs w:val="20"/>
          <w:bdr w:val="none" w:sz="0" w:space="0" w:color="auto" w:frame="1"/>
        </w:rPr>
        <w:t>&gt;&gt;&gt;</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p"/>
          <w:b/>
          <w:bCs/>
          <w:color w:val="C65D09"/>
          <w:sz w:val="18"/>
          <w:szCs w:val="18"/>
        </w:rPr>
        <w:t xml:space="preserve">&gt;&gt;&gt; </w:t>
      </w:r>
      <w:r>
        <w:rPr>
          <w:rStyle w:val="n"/>
          <w:color w:val="333333"/>
          <w:sz w:val="18"/>
          <w:szCs w:val="18"/>
        </w:rPr>
        <w:t>LA</w:t>
      </w:r>
      <w:r>
        <w:rPr>
          <w:rStyle w:val="o"/>
          <w:color w:val="666666"/>
          <w:sz w:val="18"/>
          <w:szCs w:val="18"/>
        </w:rPr>
        <w:t>.</w:t>
      </w:r>
      <w:r>
        <w:rPr>
          <w:rStyle w:val="n"/>
          <w:color w:val="333333"/>
          <w:sz w:val="18"/>
          <w:szCs w:val="18"/>
        </w:rPr>
        <w:t>norm</w:t>
      </w:r>
      <w:r>
        <w:rPr>
          <w:rStyle w:val="p"/>
          <w:color w:val="333333"/>
          <w:sz w:val="18"/>
          <w:szCs w:val="18"/>
        </w:rPr>
        <w:t>(</w:t>
      </w:r>
      <w:r>
        <w:rPr>
          <w:rStyle w:val="n"/>
          <w:color w:val="333333"/>
          <w:sz w:val="18"/>
          <w:szCs w:val="18"/>
        </w:rPr>
        <w:t>a</w:t>
      </w:r>
      <w:r>
        <w:rPr>
          <w:rStyle w:val="p"/>
          <w:color w:val="333333"/>
          <w:sz w:val="18"/>
          <w:szCs w:val="18"/>
        </w:rPr>
        <w:t>)</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o"/>
          <w:color w:val="333333"/>
          <w:sz w:val="18"/>
          <w:szCs w:val="18"/>
        </w:rPr>
        <w:t>7.745966692414834</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p"/>
          <w:b/>
          <w:bCs/>
          <w:color w:val="C65D09"/>
          <w:sz w:val="18"/>
          <w:szCs w:val="18"/>
        </w:rPr>
        <w:t xml:space="preserve">&gt;&gt;&gt; </w:t>
      </w:r>
      <w:r>
        <w:rPr>
          <w:rStyle w:val="n"/>
          <w:color w:val="333333"/>
          <w:sz w:val="18"/>
          <w:szCs w:val="18"/>
        </w:rPr>
        <w:t>LA</w:t>
      </w:r>
      <w:r>
        <w:rPr>
          <w:rStyle w:val="o"/>
          <w:color w:val="666666"/>
          <w:sz w:val="18"/>
          <w:szCs w:val="18"/>
        </w:rPr>
        <w:t>.</w:t>
      </w:r>
      <w:r>
        <w:rPr>
          <w:rStyle w:val="n"/>
          <w:color w:val="333333"/>
          <w:sz w:val="18"/>
          <w:szCs w:val="18"/>
        </w:rPr>
        <w:t>norm</w:t>
      </w:r>
      <w:r>
        <w:rPr>
          <w:rStyle w:val="p"/>
          <w:color w:val="333333"/>
          <w:sz w:val="18"/>
          <w:szCs w:val="18"/>
        </w:rPr>
        <w:t>(</w:t>
      </w:r>
      <w:r>
        <w:rPr>
          <w:rStyle w:val="n"/>
          <w:color w:val="333333"/>
          <w:sz w:val="18"/>
          <w:szCs w:val="18"/>
        </w:rPr>
        <w:t>b</w:t>
      </w:r>
      <w:r>
        <w:rPr>
          <w:rStyle w:val="p"/>
          <w:color w:val="333333"/>
          <w:sz w:val="18"/>
          <w:szCs w:val="18"/>
        </w:rPr>
        <w:t>)</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o"/>
          <w:color w:val="333333"/>
          <w:sz w:val="18"/>
          <w:szCs w:val="18"/>
        </w:rPr>
        <w:t>7.745966692414834</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p"/>
          <w:b/>
          <w:bCs/>
          <w:color w:val="C65D09"/>
          <w:sz w:val="18"/>
          <w:szCs w:val="18"/>
        </w:rPr>
        <w:t xml:space="preserve">&gt;&gt;&gt; </w:t>
      </w:r>
      <w:r>
        <w:rPr>
          <w:rStyle w:val="n"/>
          <w:color w:val="333333"/>
          <w:sz w:val="18"/>
          <w:szCs w:val="18"/>
        </w:rPr>
        <w:t>LA</w:t>
      </w:r>
      <w:r>
        <w:rPr>
          <w:rStyle w:val="o"/>
          <w:color w:val="666666"/>
          <w:sz w:val="18"/>
          <w:szCs w:val="18"/>
        </w:rPr>
        <w:t>.</w:t>
      </w:r>
      <w:r>
        <w:rPr>
          <w:rStyle w:val="n"/>
          <w:color w:val="333333"/>
          <w:sz w:val="18"/>
          <w:szCs w:val="18"/>
        </w:rPr>
        <w:t>norm</w:t>
      </w:r>
      <w:r>
        <w:rPr>
          <w:rStyle w:val="p"/>
          <w:color w:val="333333"/>
          <w:sz w:val="18"/>
          <w:szCs w:val="18"/>
        </w:rPr>
        <w:t>(</w:t>
      </w:r>
      <w:r>
        <w:rPr>
          <w:rStyle w:val="n"/>
          <w:color w:val="333333"/>
          <w:sz w:val="18"/>
          <w:szCs w:val="18"/>
        </w:rPr>
        <w:t>b</w:t>
      </w:r>
      <w:r>
        <w:rPr>
          <w:rStyle w:val="p"/>
          <w:color w:val="333333"/>
          <w:sz w:val="18"/>
          <w:szCs w:val="18"/>
        </w:rPr>
        <w:t>,</w:t>
      </w:r>
      <w:r>
        <w:rPr>
          <w:color w:val="333333"/>
          <w:sz w:val="18"/>
          <w:szCs w:val="18"/>
        </w:rPr>
        <w:t xml:space="preserve"> </w:t>
      </w:r>
      <w:r>
        <w:rPr>
          <w:rStyle w:val="s1"/>
          <w:color w:val="4070A0"/>
          <w:sz w:val="18"/>
          <w:szCs w:val="18"/>
        </w:rPr>
        <w:t>'fro'</w:t>
      </w:r>
      <w:r>
        <w:rPr>
          <w:rStyle w:val="p"/>
          <w:color w:val="333333"/>
          <w:sz w:val="18"/>
          <w:szCs w:val="18"/>
        </w:rPr>
        <w:t>)</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o"/>
          <w:color w:val="333333"/>
          <w:sz w:val="18"/>
          <w:szCs w:val="18"/>
        </w:rPr>
        <w:t>7.745966692414834</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p"/>
          <w:b/>
          <w:bCs/>
          <w:color w:val="C65D09"/>
          <w:sz w:val="18"/>
          <w:szCs w:val="18"/>
        </w:rPr>
        <w:t xml:space="preserve">&gt;&gt;&gt; </w:t>
      </w:r>
      <w:r>
        <w:rPr>
          <w:rStyle w:val="n"/>
          <w:color w:val="333333"/>
          <w:sz w:val="18"/>
          <w:szCs w:val="18"/>
        </w:rPr>
        <w:t>LA</w:t>
      </w:r>
      <w:r>
        <w:rPr>
          <w:rStyle w:val="o"/>
          <w:color w:val="666666"/>
          <w:sz w:val="18"/>
          <w:szCs w:val="18"/>
        </w:rPr>
        <w:t>.</w:t>
      </w:r>
      <w:r>
        <w:rPr>
          <w:rStyle w:val="n"/>
          <w:color w:val="333333"/>
          <w:sz w:val="18"/>
          <w:szCs w:val="18"/>
        </w:rPr>
        <w:t>norm</w:t>
      </w:r>
      <w:r>
        <w:rPr>
          <w:rStyle w:val="p"/>
          <w:color w:val="333333"/>
          <w:sz w:val="18"/>
          <w:szCs w:val="18"/>
        </w:rPr>
        <w:t>(</w:t>
      </w:r>
      <w:r>
        <w:rPr>
          <w:rStyle w:val="n"/>
          <w:color w:val="333333"/>
          <w:sz w:val="18"/>
          <w:szCs w:val="18"/>
        </w:rPr>
        <w:t>a</w:t>
      </w:r>
      <w:r>
        <w:rPr>
          <w:rStyle w:val="p"/>
          <w:color w:val="333333"/>
          <w:sz w:val="18"/>
          <w:szCs w:val="18"/>
        </w:rPr>
        <w:t>,</w:t>
      </w:r>
      <w:r>
        <w:rPr>
          <w:color w:val="333333"/>
          <w:sz w:val="18"/>
          <w:szCs w:val="18"/>
        </w:rPr>
        <w:t xml:space="preserve"> </w:t>
      </w:r>
      <w:r>
        <w:rPr>
          <w:rStyle w:val="n"/>
          <w:color w:val="333333"/>
          <w:sz w:val="18"/>
          <w:szCs w:val="18"/>
        </w:rPr>
        <w:t>np</w:t>
      </w:r>
      <w:r>
        <w:rPr>
          <w:rStyle w:val="o"/>
          <w:color w:val="666666"/>
          <w:sz w:val="18"/>
          <w:szCs w:val="18"/>
        </w:rPr>
        <w:t>.</w:t>
      </w:r>
      <w:r>
        <w:rPr>
          <w:rStyle w:val="n"/>
          <w:color w:val="333333"/>
          <w:sz w:val="18"/>
          <w:szCs w:val="18"/>
        </w:rPr>
        <w:t>inf</w:t>
      </w:r>
      <w:r>
        <w:rPr>
          <w:rStyle w:val="p"/>
          <w:color w:val="333333"/>
          <w:sz w:val="18"/>
          <w:szCs w:val="18"/>
        </w:rPr>
        <w:t>)</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o"/>
          <w:color w:val="333333"/>
          <w:sz w:val="18"/>
          <w:szCs w:val="18"/>
        </w:rPr>
        <w:t>4.0</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p"/>
          <w:b/>
          <w:bCs/>
          <w:color w:val="C65D09"/>
          <w:sz w:val="18"/>
          <w:szCs w:val="18"/>
        </w:rPr>
        <w:t xml:space="preserve">&gt;&gt;&gt; </w:t>
      </w:r>
      <w:r>
        <w:rPr>
          <w:rStyle w:val="n"/>
          <w:color w:val="333333"/>
          <w:sz w:val="18"/>
          <w:szCs w:val="18"/>
        </w:rPr>
        <w:t>LA</w:t>
      </w:r>
      <w:r>
        <w:rPr>
          <w:rStyle w:val="o"/>
          <w:color w:val="666666"/>
          <w:sz w:val="18"/>
          <w:szCs w:val="18"/>
        </w:rPr>
        <w:t>.</w:t>
      </w:r>
      <w:r>
        <w:rPr>
          <w:rStyle w:val="n"/>
          <w:color w:val="333333"/>
          <w:sz w:val="18"/>
          <w:szCs w:val="18"/>
        </w:rPr>
        <w:t>norm</w:t>
      </w:r>
      <w:r>
        <w:rPr>
          <w:rStyle w:val="p"/>
          <w:color w:val="333333"/>
          <w:sz w:val="18"/>
          <w:szCs w:val="18"/>
        </w:rPr>
        <w:t>(</w:t>
      </w:r>
      <w:r>
        <w:rPr>
          <w:rStyle w:val="n"/>
          <w:color w:val="333333"/>
          <w:sz w:val="18"/>
          <w:szCs w:val="18"/>
        </w:rPr>
        <w:t>b</w:t>
      </w:r>
      <w:r>
        <w:rPr>
          <w:rStyle w:val="p"/>
          <w:color w:val="333333"/>
          <w:sz w:val="18"/>
          <w:szCs w:val="18"/>
        </w:rPr>
        <w:t>,</w:t>
      </w:r>
      <w:r>
        <w:rPr>
          <w:color w:val="333333"/>
          <w:sz w:val="18"/>
          <w:szCs w:val="18"/>
        </w:rPr>
        <w:t xml:space="preserve"> </w:t>
      </w:r>
      <w:r>
        <w:rPr>
          <w:rStyle w:val="n"/>
          <w:color w:val="333333"/>
          <w:sz w:val="18"/>
          <w:szCs w:val="18"/>
        </w:rPr>
        <w:t>np</w:t>
      </w:r>
      <w:r>
        <w:rPr>
          <w:rStyle w:val="o"/>
          <w:color w:val="666666"/>
          <w:sz w:val="18"/>
          <w:szCs w:val="18"/>
        </w:rPr>
        <w:t>.</w:t>
      </w:r>
      <w:r>
        <w:rPr>
          <w:rStyle w:val="n"/>
          <w:color w:val="333333"/>
          <w:sz w:val="18"/>
          <w:szCs w:val="18"/>
        </w:rPr>
        <w:t>inf</w:t>
      </w:r>
      <w:r>
        <w:rPr>
          <w:rStyle w:val="p"/>
          <w:color w:val="333333"/>
          <w:sz w:val="18"/>
          <w:szCs w:val="18"/>
        </w:rPr>
        <w:t>)</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o"/>
          <w:color w:val="333333"/>
          <w:sz w:val="18"/>
          <w:szCs w:val="18"/>
        </w:rPr>
        <w:t>9.0</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p"/>
          <w:b/>
          <w:bCs/>
          <w:color w:val="C65D09"/>
          <w:sz w:val="18"/>
          <w:szCs w:val="18"/>
        </w:rPr>
        <w:t xml:space="preserve">&gt;&gt;&gt; </w:t>
      </w:r>
      <w:r>
        <w:rPr>
          <w:rStyle w:val="n"/>
          <w:color w:val="333333"/>
          <w:sz w:val="18"/>
          <w:szCs w:val="18"/>
        </w:rPr>
        <w:t>LA</w:t>
      </w:r>
      <w:r>
        <w:rPr>
          <w:rStyle w:val="o"/>
          <w:color w:val="666666"/>
          <w:sz w:val="18"/>
          <w:szCs w:val="18"/>
        </w:rPr>
        <w:t>.</w:t>
      </w:r>
      <w:r>
        <w:rPr>
          <w:rStyle w:val="n"/>
          <w:color w:val="333333"/>
          <w:sz w:val="18"/>
          <w:szCs w:val="18"/>
        </w:rPr>
        <w:t>norm</w:t>
      </w:r>
      <w:r>
        <w:rPr>
          <w:rStyle w:val="p"/>
          <w:color w:val="333333"/>
          <w:sz w:val="18"/>
          <w:szCs w:val="18"/>
        </w:rPr>
        <w:t>(</w:t>
      </w:r>
      <w:r>
        <w:rPr>
          <w:rStyle w:val="n"/>
          <w:color w:val="333333"/>
          <w:sz w:val="18"/>
          <w:szCs w:val="18"/>
        </w:rPr>
        <w:t>a</w:t>
      </w:r>
      <w:r>
        <w:rPr>
          <w:rStyle w:val="p"/>
          <w:color w:val="333333"/>
          <w:sz w:val="18"/>
          <w:szCs w:val="18"/>
        </w:rPr>
        <w:t>,</w:t>
      </w:r>
      <w:r>
        <w:rPr>
          <w:color w:val="333333"/>
          <w:sz w:val="18"/>
          <w:szCs w:val="18"/>
        </w:rPr>
        <w:t xml:space="preserve"> </w:t>
      </w:r>
      <w:r>
        <w:rPr>
          <w:rStyle w:val="o"/>
          <w:color w:val="666666"/>
          <w:sz w:val="18"/>
          <w:szCs w:val="18"/>
        </w:rPr>
        <w:t>-</w:t>
      </w:r>
      <w:r>
        <w:rPr>
          <w:rStyle w:val="n"/>
          <w:color w:val="333333"/>
          <w:sz w:val="18"/>
          <w:szCs w:val="18"/>
        </w:rPr>
        <w:t>np</w:t>
      </w:r>
      <w:r>
        <w:rPr>
          <w:rStyle w:val="o"/>
          <w:color w:val="666666"/>
          <w:sz w:val="18"/>
          <w:szCs w:val="18"/>
        </w:rPr>
        <w:t>.</w:t>
      </w:r>
      <w:r>
        <w:rPr>
          <w:rStyle w:val="n"/>
          <w:color w:val="333333"/>
          <w:sz w:val="18"/>
          <w:szCs w:val="18"/>
        </w:rPr>
        <w:t>inf</w:t>
      </w:r>
      <w:r>
        <w:rPr>
          <w:rStyle w:val="p"/>
          <w:color w:val="333333"/>
          <w:sz w:val="18"/>
          <w:szCs w:val="18"/>
        </w:rPr>
        <w:t>)</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o"/>
          <w:color w:val="333333"/>
          <w:sz w:val="18"/>
          <w:szCs w:val="18"/>
        </w:rPr>
        <w:t>0.0</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p"/>
          <w:b/>
          <w:bCs/>
          <w:color w:val="C65D09"/>
          <w:sz w:val="18"/>
          <w:szCs w:val="18"/>
        </w:rPr>
        <w:t xml:space="preserve">&gt;&gt;&gt; </w:t>
      </w:r>
      <w:r>
        <w:rPr>
          <w:rStyle w:val="n"/>
          <w:color w:val="333333"/>
          <w:sz w:val="18"/>
          <w:szCs w:val="18"/>
        </w:rPr>
        <w:t>LA</w:t>
      </w:r>
      <w:r>
        <w:rPr>
          <w:rStyle w:val="o"/>
          <w:color w:val="666666"/>
          <w:sz w:val="18"/>
          <w:szCs w:val="18"/>
        </w:rPr>
        <w:t>.</w:t>
      </w:r>
      <w:r>
        <w:rPr>
          <w:rStyle w:val="n"/>
          <w:color w:val="333333"/>
          <w:sz w:val="18"/>
          <w:szCs w:val="18"/>
        </w:rPr>
        <w:t>norm</w:t>
      </w:r>
      <w:r>
        <w:rPr>
          <w:rStyle w:val="p"/>
          <w:color w:val="333333"/>
          <w:sz w:val="18"/>
          <w:szCs w:val="18"/>
        </w:rPr>
        <w:t>(</w:t>
      </w:r>
      <w:r>
        <w:rPr>
          <w:rStyle w:val="n"/>
          <w:color w:val="333333"/>
          <w:sz w:val="18"/>
          <w:szCs w:val="18"/>
        </w:rPr>
        <w:t>b</w:t>
      </w:r>
      <w:r>
        <w:rPr>
          <w:rStyle w:val="p"/>
          <w:color w:val="333333"/>
          <w:sz w:val="18"/>
          <w:szCs w:val="18"/>
        </w:rPr>
        <w:t>,</w:t>
      </w:r>
      <w:r>
        <w:rPr>
          <w:color w:val="333333"/>
          <w:sz w:val="18"/>
          <w:szCs w:val="18"/>
        </w:rPr>
        <w:t xml:space="preserve"> </w:t>
      </w:r>
      <w:r>
        <w:rPr>
          <w:rStyle w:val="o"/>
          <w:color w:val="666666"/>
          <w:sz w:val="18"/>
          <w:szCs w:val="18"/>
        </w:rPr>
        <w:t>-</w:t>
      </w:r>
      <w:r>
        <w:rPr>
          <w:rStyle w:val="n"/>
          <w:color w:val="333333"/>
          <w:sz w:val="18"/>
          <w:szCs w:val="18"/>
        </w:rPr>
        <w:t>np</w:t>
      </w:r>
      <w:r>
        <w:rPr>
          <w:rStyle w:val="o"/>
          <w:color w:val="666666"/>
          <w:sz w:val="18"/>
          <w:szCs w:val="18"/>
        </w:rPr>
        <w:t>.</w:t>
      </w:r>
      <w:r>
        <w:rPr>
          <w:rStyle w:val="n"/>
          <w:color w:val="333333"/>
          <w:sz w:val="18"/>
          <w:szCs w:val="18"/>
        </w:rPr>
        <w:t>inf</w:t>
      </w:r>
      <w:r>
        <w:rPr>
          <w:rStyle w:val="p"/>
          <w:color w:val="333333"/>
          <w:sz w:val="18"/>
          <w:szCs w:val="18"/>
        </w:rPr>
        <w:t>)</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o"/>
          <w:color w:val="333333"/>
          <w:sz w:val="18"/>
          <w:szCs w:val="18"/>
        </w:rPr>
        <w:t>2.0</w:t>
      </w:r>
    </w:p>
    <w:p w:rsidR="00D922EF" w:rsidRDefault="00D922EF" w:rsidP="00D922EF">
      <w:pPr>
        <w:shd w:val="clear" w:color="auto" w:fill="EEFFCC"/>
        <w:spacing w:line="285" w:lineRule="atLeast"/>
        <w:ind w:left="720"/>
        <w:rPr>
          <w:rFonts w:ascii="Arial" w:hAnsi="Arial" w:cs="Arial"/>
          <w:color w:val="333333"/>
          <w:sz w:val="20"/>
          <w:szCs w:val="20"/>
        </w:rPr>
      </w:pPr>
      <w:r>
        <w:rPr>
          <w:rStyle w:val="copybutton"/>
          <w:rFonts w:ascii="Courier New" w:hAnsi="Courier New" w:cs="Courier New"/>
          <w:color w:val="333333"/>
          <w:sz w:val="20"/>
          <w:szCs w:val="20"/>
          <w:bdr w:val="none" w:sz="0" w:space="0" w:color="auto" w:frame="1"/>
        </w:rPr>
        <w:t>&gt;&gt;&gt;</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p"/>
          <w:b/>
          <w:bCs/>
          <w:color w:val="C65D09"/>
          <w:sz w:val="18"/>
          <w:szCs w:val="18"/>
        </w:rPr>
        <w:t xml:space="preserve">&gt;&gt;&gt; </w:t>
      </w:r>
      <w:r>
        <w:rPr>
          <w:rStyle w:val="n"/>
          <w:color w:val="333333"/>
          <w:sz w:val="18"/>
          <w:szCs w:val="18"/>
        </w:rPr>
        <w:t>LA</w:t>
      </w:r>
      <w:r>
        <w:rPr>
          <w:rStyle w:val="o"/>
          <w:color w:val="666666"/>
          <w:sz w:val="18"/>
          <w:szCs w:val="18"/>
        </w:rPr>
        <w:t>.</w:t>
      </w:r>
      <w:r>
        <w:rPr>
          <w:rStyle w:val="n"/>
          <w:color w:val="333333"/>
          <w:sz w:val="18"/>
          <w:szCs w:val="18"/>
        </w:rPr>
        <w:t>norm</w:t>
      </w:r>
      <w:r>
        <w:rPr>
          <w:rStyle w:val="p"/>
          <w:color w:val="333333"/>
          <w:sz w:val="18"/>
          <w:szCs w:val="18"/>
        </w:rPr>
        <w:t>(</w:t>
      </w:r>
      <w:r>
        <w:rPr>
          <w:rStyle w:val="n"/>
          <w:color w:val="333333"/>
          <w:sz w:val="18"/>
          <w:szCs w:val="18"/>
        </w:rPr>
        <w:t>a</w:t>
      </w:r>
      <w:r>
        <w:rPr>
          <w:rStyle w:val="p"/>
          <w:color w:val="333333"/>
          <w:sz w:val="18"/>
          <w:szCs w:val="18"/>
        </w:rPr>
        <w:t>,</w:t>
      </w:r>
      <w:r>
        <w:rPr>
          <w:color w:val="333333"/>
          <w:sz w:val="18"/>
          <w:szCs w:val="18"/>
        </w:rPr>
        <w:t xml:space="preserve"> </w:t>
      </w:r>
      <w:r>
        <w:rPr>
          <w:rStyle w:val="mi"/>
          <w:color w:val="208050"/>
          <w:sz w:val="18"/>
          <w:szCs w:val="18"/>
        </w:rPr>
        <w:t>1</w:t>
      </w:r>
      <w:r>
        <w:rPr>
          <w:rStyle w:val="p"/>
          <w:color w:val="333333"/>
          <w:sz w:val="18"/>
          <w:szCs w:val="18"/>
        </w:rPr>
        <w:t>)</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o"/>
          <w:color w:val="333333"/>
          <w:sz w:val="18"/>
          <w:szCs w:val="18"/>
        </w:rPr>
        <w:t>20.0</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p"/>
          <w:b/>
          <w:bCs/>
          <w:color w:val="C65D09"/>
          <w:sz w:val="18"/>
          <w:szCs w:val="18"/>
        </w:rPr>
        <w:t xml:space="preserve">&gt;&gt;&gt; </w:t>
      </w:r>
      <w:r>
        <w:rPr>
          <w:rStyle w:val="n"/>
          <w:color w:val="333333"/>
          <w:sz w:val="18"/>
          <w:szCs w:val="18"/>
        </w:rPr>
        <w:t>LA</w:t>
      </w:r>
      <w:r>
        <w:rPr>
          <w:rStyle w:val="o"/>
          <w:color w:val="666666"/>
          <w:sz w:val="18"/>
          <w:szCs w:val="18"/>
        </w:rPr>
        <w:t>.</w:t>
      </w:r>
      <w:r>
        <w:rPr>
          <w:rStyle w:val="n"/>
          <w:color w:val="333333"/>
          <w:sz w:val="18"/>
          <w:szCs w:val="18"/>
        </w:rPr>
        <w:t>norm</w:t>
      </w:r>
      <w:r>
        <w:rPr>
          <w:rStyle w:val="p"/>
          <w:color w:val="333333"/>
          <w:sz w:val="18"/>
          <w:szCs w:val="18"/>
        </w:rPr>
        <w:t>(</w:t>
      </w:r>
      <w:r>
        <w:rPr>
          <w:rStyle w:val="n"/>
          <w:color w:val="333333"/>
          <w:sz w:val="18"/>
          <w:szCs w:val="18"/>
        </w:rPr>
        <w:t>b</w:t>
      </w:r>
      <w:r>
        <w:rPr>
          <w:rStyle w:val="p"/>
          <w:color w:val="333333"/>
          <w:sz w:val="18"/>
          <w:szCs w:val="18"/>
        </w:rPr>
        <w:t>,</w:t>
      </w:r>
      <w:r>
        <w:rPr>
          <w:color w:val="333333"/>
          <w:sz w:val="18"/>
          <w:szCs w:val="18"/>
        </w:rPr>
        <w:t xml:space="preserve"> </w:t>
      </w:r>
      <w:r>
        <w:rPr>
          <w:rStyle w:val="mi"/>
          <w:color w:val="208050"/>
          <w:sz w:val="18"/>
          <w:szCs w:val="18"/>
        </w:rPr>
        <w:t>1</w:t>
      </w:r>
      <w:r>
        <w:rPr>
          <w:rStyle w:val="p"/>
          <w:color w:val="333333"/>
          <w:sz w:val="18"/>
          <w:szCs w:val="18"/>
        </w:rPr>
        <w:t>)</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o"/>
          <w:color w:val="333333"/>
          <w:sz w:val="18"/>
          <w:szCs w:val="18"/>
        </w:rPr>
        <w:lastRenderedPageBreak/>
        <w:t>7.0</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p"/>
          <w:b/>
          <w:bCs/>
          <w:color w:val="C65D09"/>
          <w:sz w:val="18"/>
          <w:szCs w:val="18"/>
        </w:rPr>
        <w:t xml:space="preserve">&gt;&gt;&gt; </w:t>
      </w:r>
      <w:r>
        <w:rPr>
          <w:rStyle w:val="n"/>
          <w:color w:val="333333"/>
          <w:sz w:val="18"/>
          <w:szCs w:val="18"/>
        </w:rPr>
        <w:t>LA</w:t>
      </w:r>
      <w:r>
        <w:rPr>
          <w:rStyle w:val="o"/>
          <w:color w:val="666666"/>
          <w:sz w:val="18"/>
          <w:szCs w:val="18"/>
        </w:rPr>
        <w:t>.</w:t>
      </w:r>
      <w:r>
        <w:rPr>
          <w:rStyle w:val="n"/>
          <w:color w:val="333333"/>
          <w:sz w:val="18"/>
          <w:szCs w:val="18"/>
        </w:rPr>
        <w:t>norm</w:t>
      </w:r>
      <w:r>
        <w:rPr>
          <w:rStyle w:val="p"/>
          <w:color w:val="333333"/>
          <w:sz w:val="18"/>
          <w:szCs w:val="18"/>
        </w:rPr>
        <w:t>(</w:t>
      </w:r>
      <w:r>
        <w:rPr>
          <w:rStyle w:val="n"/>
          <w:color w:val="333333"/>
          <w:sz w:val="18"/>
          <w:szCs w:val="18"/>
        </w:rPr>
        <w:t>a</w:t>
      </w:r>
      <w:r>
        <w:rPr>
          <w:rStyle w:val="p"/>
          <w:color w:val="333333"/>
          <w:sz w:val="18"/>
          <w:szCs w:val="18"/>
        </w:rPr>
        <w:t>,</w:t>
      </w:r>
      <w:r>
        <w:rPr>
          <w:color w:val="333333"/>
          <w:sz w:val="18"/>
          <w:szCs w:val="18"/>
        </w:rPr>
        <w:t xml:space="preserve"> </w:t>
      </w:r>
      <w:r>
        <w:rPr>
          <w:rStyle w:val="o"/>
          <w:color w:val="666666"/>
          <w:sz w:val="18"/>
          <w:szCs w:val="18"/>
        </w:rPr>
        <w:t>-</w:t>
      </w:r>
      <w:r>
        <w:rPr>
          <w:rStyle w:val="mi"/>
          <w:color w:val="208050"/>
          <w:sz w:val="18"/>
          <w:szCs w:val="18"/>
        </w:rPr>
        <w:t>1</w:t>
      </w:r>
      <w:r>
        <w:rPr>
          <w:rStyle w:val="p"/>
          <w:color w:val="333333"/>
          <w:sz w:val="18"/>
          <w:szCs w:val="18"/>
        </w:rPr>
        <w:t>)</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o"/>
          <w:color w:val="333333"/>
          <w:sz w:val="18"/>
          <w:szCs w:val="18"/>
        </w:rPr>
        <w:t>-4.6566128774142013e-010</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p"/>
          <w:b/>
          <w:bCs/>
          <w:color w:val="C65D09"/>
          <w:sz w:val="18"/>
          <w:szCs w:val="18"/>
        </w:rPr>
        <w:t xml:space="preserve">&gt;&gt;&gt; </w:t>
      </w:r>
      <w:r>
        <w:rPr>
          <w:rStyle w:val="n"/>
          <w:color w:val="333333"/>
          <w:sz w:val="18"/>
          <w:szCs w:val="18"/>
        </w:rPr>
        <w:t>LA</w:t>
      </w:r>
      <w:r>
        <w:rPr>
          <w:rStyle w:val="o"/>
          <w:color w:val="666666"/>
          <w:sz w:val="18"/>
          <w:szCs w:val="18"/>
        </w:rPr>
        <w:t>.</w:t>
      </w:r>
      <w:r>
        <w:rPr>
          <w:rStyle w:val="n"/>
          <w:color w:val="333333"/>
          <w:sz w:val="18"/>
          <w:szCs w:val="18"/>
        </w:rPr>
        <w:t>norm</w:t>
      </w:r>
      <w:r>
        <w:rPr>
          <w:rStyle w:val="p"/>
          <w:color w:val="333333"/>
          <w:sz w:val="18"/>
          <w:szCs w:val="18"/>
        </w:rPr>
        <w:t>(</w:t>
      </w:r>
      <w:r>
        <w:rPr>
          <w:rStyle w:val="n"/>
          <w:color w:val="333333"/>
          <w:sz w:val="18"/>
          <w:szCs w:val="18"/>
        </w:rPr>
        <w:t>b</w:t>
      </w:r>
      <w:r>
        <w:rPr>
          <w:rStyle w:val="p"/>
          <w:color w:val="333333"/>
          <w:sz w:val="18"/>
          <w:szCs w:val="18"/>
        </w:rPr>
        <w:t>,</w:t>
      </w:r>
      <w:r>
        <w:rPr>
          <w:color w:val="333333"/>
          <w:sz w:val="18"/>
          <w:szCs w:val="18"/>
        </w:rPr>
        <w:t xml:space="preserve"> </w:t>
      </w:r>
      <w:r>
        <w:rPr>
          <w:rStyle w:val="o"/>
          <w:color w:val="666666"/>
          <w:sz w:val="18"/>
          <w:szCs w:val="18"/>
        </w:rPr>
        <w:t>-</w:t>
      </w:r>
      <w:r>
        <w:rPr>
          <w:rStyle w:val="mi"/>
          <w:color w:val="208050"/>
          <w:sz w:val="18"/>
          <w:szCs w:val="18"/>
        </w:rPr>
        <w:t>1</w:t>
      </w:r>
      <w:r>
        <w:rPr>
          <w:rStyle w:val="p"/>
          <w:color w:val="333333"/>
          <w:sz w:val="18"/>
          <w:szCs w:val="18"/>
        </w:rPr>
        <w:t>)</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o"/>
          <w:color w:val="333333"/>
          <w:sz w:val="18"/>
          <w:szCs w:val="18"/>
        </w:rPr>
        <w:t>6.0</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p"/>
          <w:b/>
          <w:bCs/>
          <w:color w:val="C65D09"/>
          <w:sz w:val="18"/>
          <w:szCs w:val="18"/>
        </w:rPr>
        <w:t xml:space="preserve">&gt;&gt;&gt; </w:t>
      </w:r>
      <w:r>
        <w:rPr>
          <w:rStyle w:val="n"/>
          <w:color w:val="333333"/>
          <w:sz w:val="18"/>
          <w:szCs w:val="18"/>
        </w:rPr>
        <w:t>LA</w:t>
      </w:r>
      <w:r>
        <w:rPr>
          <w:rStyle w:val="o"/>
          <w:color w:val="666666"/>
          <w:sz w:val="18"/>
          <w:szCs w:val="18"/>
        </w:rPr>
        <w:t>.</w:t>
      </w:r>
      <w:r>
        <w:rPr>
          <w:rStyle w:val="n"/>
          <w:color w:val="333333"/>
          <w:sz w:val="18"/>
          <w:szCs w:val="18"/>
        </w:rPr>
        <w:t>norm</w:t>
      </w:r>
      <w:r>
        <w:rPr>
          <w:rStyle w:val="p"/>
          <w:color w:val="333333"/>
          <w:sz w:val="18"/>
          <w:szCs w:val="18"/>
        </w:rPr>
        <w:t>(</w:t>
      </w:r>
      <w:r>
        <w:rPr>
          <w:rStyle w:val="n"/>
          <w:color w:val="333333"/>
          <w:sz w:val="18"/>
          <w:szCs w:val="18"/>
        </w:rPr>
        <w:t>a</w:t>
      </w:r>
      <w:r>
        <w:rPr>
          <w:rStyle w:val="p"/>
          <w:color w:val="333333"/>
          <w:sz w:val="18"/>
          <w:szCs w:val="18"/>
        </w:rPr>
        <w:t>,</w:t>
      </w:r>
      <w:r>
        <w:rPr>
          <w:color w:val="333333"/>
          <w:sz w:val="18"/>
          <w:szCs w:val="18"/>
        </w:rPr>
        <w:t xml:space="preserve"> </w:t>
      </w:r>
      <w:r>
        <w:rPr>
          <w:rStyle w:val="mi"/>
          <w:color w:val="208050"/>
          <w:sz w:val="18"/>
          <w:szCs w:val="18"/>
        </w:rPr>
        <w:t>2</w:t>
      </w:r>
      <w:r>
        <w:rPr>
          <w:rStyle w:val="p"/>
          <w:color w:val="333333"/>
          <w:sz w:val="18"/>
          <w:szCs w:val="18"/>
        </w:rPr>
        <w:t>)</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o"/>
          <w:color w:val="333333"/>
          <w:sz w:val="18"/>
          <w:szCs w:val="18"/>
        </w:rPr>
        <w:t>7.745966692414834</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p"/>
          <w:b/>
          <w:bCs/>
          <w:color w:val="C65D09"/>
          <w:sz w:val="18"/>
          <w:szCs w:val="18"/>
        </w:rPr>
        <w:t xml:space="preserve">&gt;&gt;&gt; </w:t>
      </w:r>
      <w:r>
        <w:rPr>
          <w:rStyle w:val="n"/>
          <w:color w:val="333333"/>
          <w:sz w:val="18"/>
          <w:szCs w:val="18"/>
        </w:rPr>
        <w:t>LA</w:t>
      </w:r>
      <w:r>
        <w:rPr>
          <w:rStyle w:val="o"/>
          <w:color w:val="666666"/>
          <w:sz w:val="18"/>
          <w:szCs w:val="18"/>
        </w:rPr>
        <w:t>.</w:t>
      </w:r>
      <w:r>
        <w:rPr>
          <w:rStyle w:val="n"/>
          <w:color w:val="333333"/>
          <w:sz w:val="18"/>
          <w:szCs w:val="18"/>
        </w:rPr>
        <w:t>norm</w:t>
      </w:r>
      <w:r>
        <w:rPr>
          <w:rStyle w:val="p"/>
          <w:color w:val="333333"/>
          <w:sz w:val="18"/>
          <w:szCs w:val="18"/>
        </w:rPr>
        <w:t>(</w:t>
      </w:r>
      <w:r>
        <w:rPr>
          <w:rStyle w:val="n"/>
          <w:color w:val="333333"/>
          <w:sz w:val="18"/>
          <w:szCs w:val="18"/>
        </w:rPr>
        <w:t>b</w:t>
      </w:r>
      <w:r>
        <w:rPr>
          <w:rStyle w:val="p"/>
          <w:color w:val="333333"/>
          <w:sz w:val="18"/>
          <w:szCs w:val="18"/>
        </w:rPr>
        <w:t>,</w:t>
      </w:r>
      <w:r>
        <w:rPr>
          <w:color w:val="333333"/>
          <w:sz w:val="18"/>
          <w:szCs w:val="18"/>
        </w:rPr>
        <w:t xml:space="preserve"> </w:t>
      </w:r>
      <w:r>
        <w:rPr>
          <w:rStyle w:val="mi"/>
          <w:color w:val="208050"/>
          <w:sz w:val="18"/>
          <w:szCs w:val="18"/>
        </w:rPr>
        <w:t>2</w:t>
      </w:r>
      <w:r>
        <w:rPr>
          <w:rStyle w:val="p"/>
          <w:color w:val="333333"/>
          <w:sz w:val="18"/>
          <w:szCs w:val="18"/>
        </w:rPr>
        <w:t>)</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o"/>
          <w:color w:val="333333"/>
          <w:sz w:val="18"/>
          <w:szCs w:val="18"/>
        </w:rPr>
        <w:t>7.3484692283495345</w:t>
      </w:r>
    </w:p>
    <w:p w:rsidR="00D922EF" w:rsidRDefault="00D922EF" w:rsidP="00D922EF">
      <w:pPr>
        <w:shd w:val="clear" w:color="auto" w:fill="EEFFCC"/>
        <w:spacing w:line="285" w:lineRule="atLeast"/>
        <w:ind w:left="720"/>
        <w:rPr>
          <w:rFonts w:ascii="Arial" w:hAnsi="Arial" w:cs="Arial"/>
          <w:color w:val="333333"/>
          <w:sz w:val="20"/>
          <w:szCs w:val="20"/>
        </w:rPr>
      </w:pPr>
      <w:r>
        <w:rPr>
          <w:rStyle w:val="copybutton"/>
          <w:rFonts w:ascii="Courier New" w:hAnsi="Courier New" w:cs="Courier New"/>
          <w:color w:val="333333"/>
          <w:sz w:val="20"/>
          <w:szCs w:val="20"/>
          <w:bdr w:val="none" w:sz="0" w:space="0" w:color="auto" w:frame="1"/>
        </w:rPr>
        <w:t>&gt;&gt;&gt;</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p"/>
          <w:b/>
          <w:bCs/>
          <w:color w:val="C65D09"/>
          <w:sz w:val="18"/>
          <w:szCs w:val="18"/>
        </w:rPr>
        <w:t xml:space="preserve">&gt;&gt;&gt; </w:t>
      </w:r>
      <w:r>
        <w:rPr>
          <w:rStyle w:val="n"/>
          <w:color w:val="333333"/>
          <w:sz w:val="18"/>
          <w:szCs w:val="18"/>
        </w:rPr>
        <w:t>LA</w:t>
      </w:r>
      <w:r>
        <w:rPr>
          <w:rStyle w:val="o"/>
          <w:color w:val="666666"/>
          <w:sz w:val="18"/>
          <w:szCs w:val="18"/>
        </w:rPr>
        <w:t>.</w:t>
      </w:r>
      <w:r>
        <w:rPr>
          <w:rStyle w:val="n"/>
          <w:color w:val="333333"/>
          <w:sz w:val="18"/>
          <w:szCs w:val="18"/>
        </w:rPr>
        <w:t>norm</w:t>
      </w:r>
      <w:r>
        <w:rPr>
          <w:rStyle w:val="p"/>
          <w:color w:val="333333"/>
          <w:sz w:val="18"/>
          <w:szCs w:val="18"/>
        </w:rPr>
        <w:t>(</w:t>
      </w:r>
      <w:r>
        <w:rPr>
          <w:rStyle w:val="n"/>
          <w:color w:val="333333"/>
          <w:sz w:val="18"/>
          <w:szCs w:val="18"/>
        </w:rPr>
        <w:t>a</w:t>
      </w:r>
      <w:r>
        <w:rPr>
          <w:rStyle w:val="p"/>
          <w:color w:val="333333"/>
          <w:sz w:val="18"/>
          <w:szCs w:val="18"/>
        </w:rPr>
        <w:t>,</w:t>
      </w:r>
      <w:r>
        <w:rPr>
          <w:color w:val="333333"/>
          <w:sz w:val="18"/>
          <w:szCs w:val="18"/>
        </w:rPr>
        <w:t xml:space="preserve"> </w:t>
      </w:r>
      <w:r>
        <w:rPr>
          <w:rStyle w:val="o"/>
          <w:color w:val="666666"/>
          <w:sz w:val="18"/>
          <w:szCs w:val="18"/>
        </w:rPr>
        <w:t>-</w:t>
      </w:r>
      <w:r>
        <w:rPr>
          <w:rStyle w:val="mi"/>
          <w:color w:val="208050"/>
          <w:sz w:val="18"/>
          <w:szCs w:val="18"/>
        </w:rPr>
        <w:t>2</w:t>
      </w:r>
      <w:r>
        <w:rPr>
          <w:rStyle w:val="p"/>
          <w:color w:val="333333"/>
          <w:sz w:val="18"/>
          <w:szCs w:val="18"/>
        </w:rPr>
        <w:t>)</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o"/>
          <w:color w:val="333333"/>
          <w:sz w:val="18"/>
          <w:szCs w:val="18"/>
        </w:rPr>
        <w:t>0.0</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p"/>
          <w:b/>
          <w:bCs/>
          <w:color w:val="C65D09"/>
          <w:sz w:val="18"/>
          <w:szCs w:val="18"/>
        </w:rPr>
        <w:t xml:space="preserve">&gt;&gt;&gt; </w:t>
      </w:r>
      <w:r>
        <w:rPr>
          <w:rStyle w:val="n"/>
          <w:color w:val="333333"/>
          <w:sz w:val="18"/>
          <w:szCs w:val="18"/>
        </w:rPr>
        <w:t>LA</w:t>
      </w:r>
      <w:r>
        <w:rPr>
          <w:rStyle w:val="o"/>
          <w:color w:val="666666"/>
          <w:sz w:val="18"/>
          <w:szCs w:val="18"/>
        </w:rPr>
        <w:t>.</w:t>
      </w:r>
      <w:r>
        <w:rPr>
          <w:rStyle w:val="n"/>
          <w:color w:val="333333"/>
          <w:sz w:val="18"/>
          <w:szCs w:val="18"/>
        </w:rPr>
        <w:t>norm</w:t>
      </w:r>
      <w:r>
        <w:rPr>
          <w:rStyle w:val="p"/>
          <w:color w:val="333333"/>
          <w:sz w:val="18"/>
          <w:szCs w:val="18"/>
        </w:rPr>
        <w:t>(</w:t>
      </w:r>
      <w:r>
        <w:rPr>
          <w:rStyle w:val="n"/>
          <w:color w:val="333333"/>
          <w:sz w:val="18"/>
          <w:szCs w:val="18"/>
        </w:rPr>
        <w:t>b</w:t>
      </w:r>
      <w:r>
        <w:rPr>
          <w:rStyle w:val="p"/>
          <w:color w:val="333333"/>
          <w:sz w:val="18"/>
          <w:szCs w:val="18"/>
        </w:rPr>
        <w:t>,</w:t>
      </w:r>
      <w:r>
        <w:rPr>
          <w:color w:val="333333"/>
          <w:sz w:val="18"/>
          <w:szCs w:val="18"/>
        </w:rPr>
        <w:t xml:space="preserve"> </w:t>
      </w:r>
      <w:r>
        <w:rPr>
          <w:rStyle w:val="o"/>
          <w:color w:val="666666"/>
          <w:sz w:val="18"/>
          <w:szCs w:val="18"/>
        </w:rPr>
        <w:t>-</w:t>
      </w:r>
      <w:r>
        <w:rPr>
          <w:rStyle w:val="mi"/>
          <w:color w:val="208050"/>
          <w:sz w:val="18"/>
          <w:szCs w:val="18"/>
        </w:rPr>
        <w:t>2</w:t>
      </w:r>
      <w:r>
        <w:rPr>
          <w:rStyle w:val="p"/>
          <w:color w:val="333333"/>
          <w:sz w:val="18"/>
          <w:szCs w:val="18"/>
        </w:rPr>
        <w:t>)</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o"/>
          <w:color w:val="333333"/>
          <w:sz w:val="18"/>
          <w:szCs w:val="18"/>
        </w:rPr>
        <w:t>1.8570331885190563e-016 # may vary</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p"/>
          <w:b/>
          <w:bCs/>
          <w:color w:val="C65D09"/>
          <w:sz w:val="18"/>
          <w:szCs w:val="18"/>
        </w:rPr>
        <w:t xml:space="preserve">&gt;&gt;&gt; </w:t>
      </w:r>
      <w:r>
        <w:rPr>
          <w:rStyle w:val="n"/>
          <w:color w:val="333333"/>
          <w:sz w:val="18"/>
          <w:szCs w:val="18"/>
        </w:rPr>
        <w:t>LA</w:t>
      </w:r>
      <w:r>
        <w:rPr>
          <w:rStyle w:val="o"/>
          <w:color w:val="666666"/>
          <w:sz w:val="18"/>
          <w:szCs w:val="18"/>
        </w:rPr>
        <w:t>.</w:t>
      </w:r>
      <w:r>
        <w:rPr>
          <w:rStyle w:val="n"/>
          <w:color w:val="333333"/>
          <w:sz w:val="18"/>
          <w:szCs w:val="18"/>
        </w:rPr>
        <w:t>norm</w:t>
      </w:r>
      <w:r>
        <w:rPr>
          <w:rStyle w:val="p"/>
          <w:color w:val="333333"/>
          <w:sz w:val="18"/>
          <w:szCs w:val="18"/>
        </w:rPr>
        <w:t>(</w:t>
      </w:r>
      <w:r>
        <w:rPr>
          <w:rStyle w:val="n"/>
          <w:color w:val="333333"/>
          <w:sz w:val="18"/>
          <w:szCs w:val="18"/>
        </w:rPr>
        <w:t>a</w:t>
      </w:r>
      <w:r>
        <w:rPr>
          <w:rStyle w:val="p"/>
          <w:color w:val="333333"/>
          <w:sz w:val="18"/>
          <w:szCs w:val="18"/>
        </w:rPr>
        <w:t>,</w:t>
      </w:r>
      <w:r>
        <w:rPr>
          <w:color w:val="333333"/>
          <w:sz w:val="18"/>
          <w:szCs w:val="18"/>
        </w:rPr>
        <w:t xml:space="preserve"> </w:t>
      </w:r>
      <w:r>
        <w:rPr>
          <w:rStyle w:val="mi"/>
          <w:color w:val="208050"/>
          <w:sz w:val="18"/>
          <w:szCs w:val="18"/>
        </w:rPr>
        <w:t>3</w:t>
      </w:r>
      <w:r>
        <w:rPr>
          <w:rStyle w:val="p"/>
          <w:color w:val="333333"/>
          <w:sz w:val="18"/>
          <w:szCs w:val="18"/>
        </w:rPr>
        <w:t>)</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o"/>
          <w:color w:val="333333"/>
          <w:sz w:val="18"/>
          <w:szCs w:val="18"/>
        </w:rPr>
        <w:t>5.8480354764257312 # may vary</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p"/>
          <w:b/>
          <w:bCs/>
          <w:color w:val="C65D09"/>
          <w:sz w:val="18"/>
          <w:szCs w:val="18"/>
        </w:rPr>
        <w:t xml:space="preserve">&gt;&gt;&gt; </w:t>
      </w:r>
      <w:r>
        <w:rPr>
          <w:rStyle w:val="n"/>
          <w:color w:val="333333"/>
          <w:sz w:val="18"/>
          <w:szCs w:val="18"/>
        </w:rPr>
        <w:t>LA</w:t>
      </w:r>
      <w:r>
        <w:rPr>
          <w:rStyle w:val="o"/>
          <w:color w:val="666666"/>
          <w:sz w:val="18"/>
          <w:szCs w:val="18"/>
        </w:rPr>
        <w:t>.</w:t>
      </w:r>
      <w:r>
        <w:rPr>
          <w:rStyle w:val="n"/>
          <w:color w:val="333333"/>
          <w:sz w:val="18"/>
          <w:szCs w:val="18"/>
        </w:rPr>
        <w:t>norm</w:t>
      </w:r>
      <w:r>
        <w:rPr>
          <w:rStyle w:val="p"/>
          <w:color w:val="333333"/>
          <w:sz w:val="18"/>
          <w:szCs w:val="18"/>
        </w:rPr>
        <w:t>(</w:t>
      </w:r>
      <w:r>
        <w:rPr>
          <w:rStyle w:val="n"/>
          <w:color w:val="333333"/>
          <w:sz w:val="18"/>
          <w:szCs w:val="18"/>
        </w:rPr>
        <w:t>a</w:t>
      </w:r>
      <w:r>
        <w:rPr>
          <w:rStyle w:val="p"/>
          <w:color w:val="333333"/>
          <w:sz w:val="18"/>
          <w:szCs w:val="18"/>
        </w:rPr>
        <w:t>,</w:t>
      </w:r>
      <w:r>
        <w:rPr>
          <w:color w:val="333333"/>
          <w:sz w:val="18"/>
          <w:szCs w:val="18"/>
        </w:rPr>
        <w:t xml:space="preserve"> </w:t>
      </w:r>
      <w:r>
        <w:rPr>
          <w:rStyle w:val="o"/>
          <w:color w:val="666666"/>
          <w:sz w:val="18"/>
          <w:szCs w:val="18"/>
        </w:rPr>
        <w:t>-</w:t>
      </w:r>
      <w:r>
        <w:rPr>
          <w:rStyle w:val="mi"/>
          <w:color w:val="208050"/>
          <w:sz w:val="18"/>
          <w:szCs w:val="18"/>
        </w:rPr>
        <w:t>3</w:t>
      </w:r>
      <w:r>
        <w:rPr>
          <w:rStyle w:val="p"/>
          <w:color w:val="333333"/>
          <w:sz w:val="18"/>
          <w:szCs w:val="18"/>
        </w:rPr>
        <w:t>)</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o"/>
          <w:color w:val="333333"/>
          <w:sz w:val="18"/>
          <w:szCs w:val="18"/>
        </w:rPr>
        <w:t>0.0</w:t>
      </w:r>
    </w:p>
    <w:p w:rsidR="00D922EF" w:rsidRDefault="00D922EF" w:rsidP="00D922EF">
      <w:pPr>
        <w:pStyle w:val="NormalWeb"/>
        <w:shd w:val="clear" w:color="auto" w:fill="FFFFFF"/>
        <w:spacing w:before="0" w:beforeAutospacing="0" w:after="143" w:afterAutospacing="0" w:line="285" w:lineRule="atLeast"/>
        <w:ind w:left="720"/>
        <w:rPr>
          <w:rFonts w:ascii="Arial" w:hAnsi="Arial" w:cs="Arial"/>
          <w:color w:val="333333"/>
          <w:sz w:val="20"/>
          <w:szCs w:val="20"/>
        </w:rPr>
      </w:pPr>
      <w:r>
        <w:rPr>
          <w:rFonts w:ascii="Arial" w:hAnsi="Arial" w:cs="Arial"/>
          <w:color w:val="333333"/>
          <w:sz w:val="20"/>
          <w:szCs w:val="20"/>
        </w:rPr>
        <w:t>Using the </w:t>
      </w:r>
      <w:r>
        <w:rPr>
          <w:rStyle w:val="Emphasis"/>
          <w:rFonts w:ascii="Arial" w:hAnsi="Arial" w:cs="Arial"/>
          <w:color w:val="333333"/>
          <w:sz w:val="20"/>
          <w:szCs w:val="20"/>
        </w:rPr>
        <w:t>axis</w:t>
      </w:r>
      <w:r>
        <w:rPr>
          <w:rFonts w:ascii="Arial" w:hAnsi="Arial" w:cs="Arial"/>
          <w:color w:val="333333"/>
          <w:sz w:val="20"/>
          <w:szCs w:val="20"/>
        </w:rPr>
        <w:t> argument to compute vector norms:</w:t>
      </w:r>
    </w:p>
    <w:p w:rsidR="00D922EF" w:rsidRDefault="00D922EF" w:rsidP="00D922EF">
      <w:pPr>
        <w:shd w:val="clear" w:color="auto" w:fill="EEFFCC"/>
        <w:spacing w:line="285" w:lineRule="atLeast"/>
        <w:ind w:left="720"/>
        <w:rPr>
          <w:rFonts w:ascii="Arial" w:hAnsi="Arial" w:cs="Arial"/>
          <w:color w:val="333333"/>
          <w:sz w:val="20"/>
          <w:szCs w:val="20"/>
        </w:rPr>
      </w:pPr>
      <w:r>
        <w:rPr>
          <w:rStyle w:val="copybutton"/>
          <w:rFonts w:ascii="Courier New" w:hAnsi="Courier New" w:cs="Courier New"/>
          <w:color w:val="333333"/>
          <w:sz w:val="20"/>
          <w:szCs w:val="20"/>
          <w:bdr w:val="none" w:sz="0" w:space="0" w:color="auto" w:frame="1"/>
        </w:rPr>
        <w:t>&gt;&gt;&gt;</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p"/>
          <w:b/>
          <w:bCs/>
          <w:color w:val="C65D09"/>
          <w:sz w:val="18"/>
          <w:szCs w:val="18"/>
        </w:rPr>
        <w:t xml:space="preserve">&gt;&gt;&gt; </w:t>
      </w:r>
      <w:r>
        <w:rPr>
          <w:rStyle w:val="n"/>
          <w:color w:val="333333"/>
          <w:sz w:val="18"/>
          <w:szCs w:val="18"/>
        </w:rPr>
        <w:t>c</w:t>
      </w:r>
      <w:r>
        <w:rPr>
          <w:color w:val="333333"/>
          <w:sz w:val="18"/>
          <w:szCs w:val="18"/>
        </w:rPr>
        <w:t xml:space="preserve"> </w:t>
      </w:r>
      <w:r>
        <w:rPr>
          <w:rStyle w:val="o"/>
          <w:color w:val="666666"/>
          <w:sz w:val="18"/>
          <w:szCs w:val="18"/>
        </w:rPr>
        <w:t>=</w:t>
      </w:r>
      <w:r>
        <w:rPr>
          <w:color w:val="333333"/>
          <w:sz w:val="18"/>
          <w:szCs w:val="18"/>
        </w:rPr>
        <w:t xml:space="preserve"> </w:t>
      </w:r>
      <w:r>
        <w:rPr>
          <w:rStyle w:val="n"/>
          <w:color w:val="333333"/>
          <w:sz w:val="18"/>
          <w:szCs w:val="18"/>
        </w:rPr>
        <w:t>np</w:t>
      </w:r>
      <w:r>
        <w:rPr>
          <w:rStyle w:val="o"/>
          <w:color w:val="666666"/>
          <w:sz w:val="18"/>
          <w:szCs w:val="18"/>
        </w:rPr>
        <w:t>.</w:t>
      </w:r>
      <w:r>
        <w:rPr>
          <w:rStyle w:val="n"/>
          <w:color w:val="333333"/>
          <w:sz w:val="18"/>
          <w:szCs w:val="18"/>
        </w:rPr>
        <w:t>array</w:t>
      </w:r>
      <w:r>
        <w:rPr>
          <w:rStyle w:val="p"/>
          <w:color w:val="333333"/>
          <w:sz w:val="18"/>
          <w:szCs w:val="18"/>
        </w:rPr>
        <w:t>([[</w:t>
      </w:r>
      <w:r>
        <w:rPr>
          <w:color w:val="333333"/>
          <w:sz w:val="18"/>
          <w:szCs w:val="18"/>
        </w:rPr>
        <w:t xml:space="preserve"> </w:t>
      </w:r>
      <w:r>
        <w:rPr>
          <w:rStyle w:val="mi"/>
          <w:color w:val="208050"/>
          <w:sz w:val="18"/>
          <w:szCs w:val="18"/>
        </w:rPr>
        <w:t>1</w:t>
      </w:r>
      <w:r>
        <w:rPr>
          <w:rStyle w:val="p"/>
          <w:color w:val="333333"/>
          <w:sz w:val="18"/>
          <w:szCs w:val="18"/>
        </w:rPr>
        <w:t>,</w:t>
      </w:r>
      <w:r>
        <w:rPr>
          <w:color w:val="333333"/>
          <w:sz w:val="18"/>
          <w:szCs w:val="18"/>
        </w:rPr>
        <w:t xml:space="preserve"> </w:t>
      </w:r>
      <w:r>
        <w:rPr>
          <w:rStyle w:val="mi"/>
          <w:color w:val="208050"/>
          <w:sz w:val="18"/>
          <w:szCs w:val="18"/>
        </w:rPr>
        <w:t>2</w:t>
      </w:r>
      <w:r>
        <w:rPr>
          <w:rStyle w:val="p"/>
          <w:color w:val="333333"/>
          <w:sz w:val="18"/>
          <w:szCs w:val="18"/>
        </w:rPr>
        <w:t>,</w:t>
      </w:r>
      <w:r>
        <w:rPr>
          <w:color w:val="333333"/>
          <w:sz w:val="18"/>
          <w:szCs w:val="18"/>
        </w:rPr>
        <w:t xml:space="preserve"> </w:t>
      </w:r>
      <w:r>
        <w:rPr>
          <w:rStyle w:val="mi"/>
          <w:color w:val="208050"/>
          <w:sz w:val="18"/>
          <w:szCs w:val="18"/>
        </w:rPr>
        <w:t>3</w:t>
      </w:r>
      <w:r>
        <w:rPr>
          <w:rStyle w:val="p"/>
          <w:color w:val="333333"/>
          <w:sz w:val="18"/>
          <w:szCs w:val="18"/>
        </w:rPr>
        <w:t>],</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p"/>
          <w:b/>
          <w:bCs/>
          <w:color w:val="C65D09"/>
          <w:sz w:val="18"/>
          <w:szCs w:val="18"/>
        </w:rPr>
        <w:t xml:space="preserve">... </w:t>
      </w:r>
      <w:r>
        <w:rPr>
          <w:color w:val="333333"/>
          <w:sz w:val="18"/>
          <w:szCs w:val="18"/>
        </w:rPr>
        <w:t xml:space="preserve">              </w:t>
      </w:r>
      <w:r>
        <w:rPr>
          <w:rStyle w:val="p"/>
          <w:color w:val="333333"/>
          <w:sz w:val="18"/>
          <w:szCs w:val="18"/>
        </w:rPr>
        <w:t>[</w:t>
      </w:r>
      <w:r>
        <w:rPr>
          <w:rStyle w:val="o"/>
          <w:color w:val="666666"/>
          <w:sz w:val="18"/>
          <w:szCs w:val="18"/>
        </w:rPr>
        <w:t>-</w:t>
      </w:r>
      <w:r>
        <w:rPr>
          <w:rStyle w:val="mi"/>
          <w:color w:val="208050"/>
          <w:sz w:val="18"/>
          <w:szCs w:val="18"/>
        </w:rPr>
        <w:t>1</w:t>
      </w:r>
      <w:r>
        <w:rPr>
          <w:rStyle w:val="p"/>
          <w:color w:val="333333"/>
          <w:sz w:val="18"/>
          <w:szCs w:val="18"/>
        </w:rPr>
        <w:t>,</w:t>
      </w:r>
      <w:r>
        <w:rPr>
          <w:color w:val="333333"/>
          <w:sz w:val="18"/>
          <w:szCs w:val="18"/>
        </w:rPr>
        <w:t xml:space="preserve"> </w:t>
      </w:r>
      <w:r>
        <w:rPr>
          <w:rStyle w:val="mi"/>
          <w:color w:val="208050"/>
          <w:sz w:val="18"/>
          <w:szCs w:val="18"/>
        </w:rPr>
        <w:t>1</w:t>
      </w:r>
      <w:r>
        <w:rPr>
          <w:rStyle w:val="p"/>
          <w:color w:val="333333"/>
          <w:sz w:val="18"/>
          <w:szCs w:val="18"/>
        </w:rPr>
        <w:t>,</w:t>
      </w:r>
      <w:r>
        <w:rPr>
          <w:color w:val="333333"/>
          <w:sz w:val="18"/>
          <w:szCs w:val="18"/>
        </w:rPr>
        <w:t xml:space="preserve"> </w:t>
      </w:r>
      <w:r>
        <w:rPr>
          <w:rStyle w:val="mi"/>
          <w:color w:val="208050"/>
          <w:sz w:val="18"/>
          <w:szCs w:val="18"/>
        </w:rPr>
        <w:t>4</w:t>
      </w:r>
      <w:r>
        <w:rPr>
          <w:rStyle w:val="p"/>
          <w:color w:val="333333"/>
          <w:sz w:val="18"/>
          <w:szCs w:val="18"/>
        </w:rPr>
        <w:t>]])</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p"/>
          <w:b/>
          <w:bCs/>
          <w:color w:val="C65D09"/>
          <w:sz w:val="18"/>
          <w:szCs w:val="18"/>
        </w:rPr>
        <w:t xml:space="preserve">&gt;&gt;&gt; </w:t>
      </w:r>
      <w:r>
        <w:rPr>
          <w:rStyle w:val="n"/>
          <w:color w:val="333333"/>
          <w:sz w:val="18"/>
          <w:szCs w:val="18"/>
        </w:rPr>
        <w:t>LA</w:t>
      </w:r>
      <w:r>
        <w:rPr>
          <w:rStyle w:val="o"/>
          <w:color w:val="666666"/>
          <w:sz w:val="18"/>
          <w:szCs w:val="18"/>
        </w:rPr>
        <w:t>.</w:t>
      </w:r>
      <w:r>
        <w:rPr>
          <w:rStyle w:val="n"/>
          <w:color w:val="333333"/>
          <w:sz w:val="18"/>
          <w:szCs w:val="18"/>
        </w:rPr>
        <w:t>norm</w:t>
      </w:r>
      <w:r>
        <w:rPr>
          <w:rStyle w:val="p"/>
          <w:color w:val="333333"/>
          <w:sz w:val="18"/>
          <w:szCs w:val="18"/>
        </w:rPr>
        <w:t>(</w:t>
      </w:r>
      <w:r>
        <w:rPr>
          <w:rStyle w:val="n"/>
          <w:color w:val="333333"/>
          <w:sz w:val="18"/>
          <w:szCs w:val="18"/>
        </w:rPr>
        <w:t>c</w:t>
      </w:r>
      <w:r>
        <w:rPr>
          <w:rStyle w:val="p"/>
          <w:color w:val="333333"/>
          <w:sz w:val="18"/>
          <w:szCs w:val="18"/>
        </w:rPr>
        <w:t>,</w:t>
      </w:r>
      <w:r>
        <w:rPr>
          <w:color w:val="333333"/>
          <w:sz w:val="18"/>
          <w:szCs w:val="18"/>
        </w:rPr>
        <w:t xml:space="preserve"> </w:t>
      </w:r>
      <w:r>
        <w:rPr>
          <w:rStyle w:val="n"/>
          <w:color w:val="333333"/>
          <w:sz w:val="18"/>
          <w:szCs w:val="18"/>
        </w:rPr>
        <w:t>axis</w:t>
      </w:r>
      <w:r>
        <w:rPr>
          <w:rStyle w:val="o"/>
          <w:color w:val="666666"/>
          <w:sz w:val="18"/>
          <w:szCs w:val="18"/>
        </w:rPr>
        <w:t>=</w:t>
      </w:r>
      <w:r>
        <w:rPr>
          <w:rStyle w:val="mi"/>
          <w:color w:val="208050"/>
          <w:sz w:val="18"/>
          <w:szCs w:val="18"/>
        </w:rPr>
        <w:t>0</w:t>
      </w:r>
      <w:r>
        <w:rPr>
          <w:rStyle w:val="p"/>
          <w:color w:val="333333"/>
          <w:sz w:val="18"/>
          <w:szCs w:val="18"/>
        </w:rPr>
        <w:t>)</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o"/>
          <w:color w:val="333333"/>
          <w:sz w:val="18"/>
          <w:szCs w:val="18"/>
        </w:rPr>
        <w:t xml:space="preserve">array([ 1.41421356,  2.23606798,  </w:t>
      </w:r>
      <w:proofErr w:type="gramStart"/>
      <w:r>
        <w:rPr>
          <w:rStyle w:val="go"/>
          <w:color w:val="333333"/>
          <w:sz w:val="18"/>
          <w:szCs w:val="18"/>
        </w:rPr>
        <w:t>5</w:t>
      </w:r>
      <w:proofErr w:type="gramEnd"/>
      <w:r>
        <w:rPr>
          <w:rStyle w:val="go"/>
          <w:color w:val="333333"/>
          <w:sz w:val="18"/>
          <w:szCs w:val="18"/>
        </w:rPr>
        <w:t>.        ])</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p"/>
          <w:b/>
          <w:bCs/>
          <w:color w:val="C65D09"/>
          <w:sz w:val="18"/>
          <w:szCs w:val="18"/>
        </w:rPr>
        <w:t xml:space="preserve">&gt;&gt;&gt; </w:t>
      </w:r>
      <w:r>
        <w:rPr>
          <w:rStyle w:val="n"/>
          <w:color w:val="333333"/>
          <w:sz w:val="18"/>
          <w:szCs w:val="18"/>
        </w:rPr>
        <w:t>LA</w:t>
      </w:r>
      <w:r>
        <w:rPr>
          <w:rStyle w:val="o"/>
          <w:color w:val="666666"/>
          <w:sz w:val="18"/>
          <w:szCs w:val="18"/>
        </w:rPr>
        <w:t>.</w:t>
      </w:r>
      <w:r>
        <w:rPr>
          <w:rStyle w:val="n"/>
          <w:color w:val="333333"/>
          <w:sz w:val="18"/>
          <w:szCs w:val="18"/>
        </w:rPr>
        <w:t>norm</w:t>
      </w:r>
      <w:r>
        <w:rPr>
          <w:rStyle w:val="p"/>
          <w:color w:val="333333"/>
          <w:sz w:val="18"/>
          <w:szCs w:val="18"/>
        </w:rPr>
        <w:t>(</w:t>
      </w:r>
      <w:r>
        <w:rPr>
          <w:rStyle w:val="n"/>
          <w:color w:val="333333"/>
          <w:sz w:val="18"/>
          <w:szCs w:val="18"/>
        </w:rPr>
        <w:t>c</w:t>
      </w:r>
      <w:r>
        <w:rPr>
          <w:rStyle w:val="p"/>
          <w:color w:val="333333"/>
          <w:sz w:val="18"/>
          <w:szCs w:val="18"/>
        </w:rPr>
        <w:t>,</w:t>
      </w:r>
      <w:r>
        <w:rPr>
          <w:color w:val="333333"/>
          <w:sz w:val="18"/>
          <w:szCs w:val="18"/>
        </w:rPr>
        <w:t xml:space="preserve"> </w:t>
      </w:r>
      <w:r>
        <w:rPr>
          <w:rStyle w:val="n"/>
          <w:color w:val="333333"/>
          <w:sz w:val="18"/>
          <w:szCs w:val="18"/>
        </w:rPr>
        <w:t>axis</w:t>
      </w:r>
      <w:r>
        <w:rPr>
          <w:rStyle w:val="o"/>
          <w:color w:val="666666"/>
          <w:sz w:val="18"/>
          <w:szCs w:val="18"/>
        </w:rPr>
        <w:t>=</w:t>
      </w:r>
      <w:r>
        <w:rPr>
          <w:rStyle w:val="mi"/>
          <w:color w:val="208050"/>
          <w:sz w:val="18"/>
          <w:szCs w:val="18"/>
        </w:rPr>
        <w:t>1</w:t>
      </w:r>
      <w:r>
        <w:rPr>
          <w:rStyle w:val="p"/>
          <w:color w:val="333333"/>
          <w:sz w:val="18"/>
          <w:szCs w:val="18"/>
        </w:rPr>
        <w:t>)</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o"/>
          <w:color w:val="333333"/>
          <w:sz w:val="18"/>
          <w:szCs w:val="18"/>
        </w:rPr>
        <w:t>array([ 3.74165739,  4.24264069])</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p"/>
          <w:b/>
          <w:bCs/>
          <w:color w:val="C65D09"/>
          <w:sz w:val="18"/>
          <w:szCs w:val="18"/>
        </w:rPr>
        <w:t xml:space="preserve">&gt;&gt;&gt; </w:t>
      </w:r>
      <w:r>
        <w:rPr>
          <w:rStyle w:val="n"/>
          <w:color w:val="333333"/>
          <w:sz w:val="18"/>
          <w:szCs w:val="18"/>
        </w:rPr>
        <w:t>LA</w:t>
      </w:r>
      <w:r>
        <w:rPr>
          <w:rStyle w:val="o"/>
          <w:color w:val="666666"/>
          <w:sz w:val="18"/>
          <w:szCs w:val="18"/>
        </w:rPr>
        <w:t>.</w:t>
      </w:r>
      <w:r>
        <w:rPr>
          <w:rStyle w:val="n"/>
          <w:color w:val="333333"/>
          <w:sz w:val="18"/>
          <w:szCs w:val="18"/>
        </w:rPr>
        <w:t>norm</w:t>
      </w:r>
      <w:r>
        <w:rPr>
          <w:rStyle w:val="p"/>
          <w:color w:val="333333"/>
          <w:sz w:val="18"/>
          <w:szCs w:val="18"/>
        </w:rPr>
        <w:t>(</w:t>
      </w:r>
      <w:r>
        <w:rPr>
          <w:rStyle w:val="n"/>
          <w:color w:val="333333"/>
          <w:sz w:val="18"/>
          <w:szCs w:val="18"/>
        </w:rPr>
        <w:t>c</w:t>
      </w:r>
      <w:r>
        <w:rPr>
          <w:rStyle w:val="p"/>
          <w:color w:val="333333"/>
          <w:sz w:val="18"/>
          <w:szCs w:val="18"/>
        </w:rPr>
        <w:t>,</w:t>
      </w:r>
      <w:r>
        <w:rPr>
          <w:color w:val="333333"/>
          <w:sz w:val="18"/>
          <w:szCs w:val="18"/>
        </w:rPr>
        <w:t xml:space="preserve"> </w:t>
      </w:r>
      <w:r>
        <w:rPr>
          <w:rStyle w:val="nb"/>
          <w:color w:val="007020"/>
          <w:sz w:val="18"/>
          <w:szCs w:val="18"/>
        </w:rPr>
        <w:t>ord</w:t>
      </w:r>
      <w:r>
        <w:rPr>
          <w:rStyle w:val="o"/>
          <w:color w:val="666666"/>
          <w:sz w:val="18"/>
          <w:szCs w:val="18"/>
        </w:rPr>
        <w:t>=</w:t>
      </w:r>
      <w:r>
        <w:rPr>
          <w:rStyle w:val="mi"/>
          <w:color w:val="208050"/>
          <w:sz w:val="18"/>
          <w:szCs w:val="18"/>
        </w:rPr>
        <w:t>1</w:t>
      </w:r>
      <w:r>
        <w:rPr>
          <w:rStyle w:val="p"/>
          <w:color w:val="333333"/>
          <w:sz w:val="18"/>
          <w:szCs w:val="18"/>
        </w:rPr>
        <w:t>,</w:t>
      </w:r>
      <w:r>
        <w:rPr>
          <w:color w:val="333333"/>
          <w:sz w:val="18"/>
          <w:szCs w:val="18"/>
        </w:rPr>
        <w:t xml:space="preserve"> </w:t>
      </w:r>
      <w:r>
        <w:rPr>
          <w:rStyle w:val="n"/>
          <w:color w:val="333333"/>
          <w:sz w:val="18"/>
          <w:szCs w:val="18"/>
        </w:rPr>
        <w:t>axis</w:t>
      </w:r>
      <w:r>
        <w:rPr>
          <w:rStyle w:val="o"/>
          <w:color w:val="666666"/>
          <w:sz w:val="18"/>
          <w:szCs w:val="18"/>
        </w:rPr>
        <w:t>=</w:t>
      </w:r>
      <w:r>
        <w:rPr>
          <w:rStyle w:val="mi"/>
          <w:color w:val="208050"/>
          <w:sz w:val="18"/>
          <w:szCs w:val="18"/>
        </w:rPr>
        <w:t>1</w:t>
      </w:r>
      <w:r>
        <w:rPr>
          <w:rStyle w:val="p"/>
          <w:color w:val="333333"/>
          <w:sz w:val="18"/>
          <w:szCs w:val="18"/>
        </w:rPr>
        <w:t>)</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o"/>
          <w:color w:val="333333"/>
          <w:sz w:val="18"/>
          <w:szCs w:val="18"/>
        </w:rPr>
        <w:t>array([ 6.,  6.])</w:t>
      </w:r>
    </w:p>
    <w:p w:rsidR="00D922EF" w:rsidRDefault="00D922EF" w:rsidP="00D922EF">
      <w:pPr>
        <w:pStyle w:val="NormalWeb"/>
        <w:shd w:val="clear" w:color="auto" w:fill="FFFFFF"/>
        <w:spacing w:before="0" w:beforeAutospacing="0" w:after="143" w:afterAutospacing="0" w:line="285" w:lineRule="atLeast"/>
        <w:ind w:left="720"/>
        <w:rPr>
          <w:rFonts w:ascii="Arial" w:hAnsi="Arial" w:cs="Arial"/>
          <w:color w:val="333333"/>
          <w:sz w:val="20"/>
          <w:szCs w:val="20"/>
        </w:rPr>
      </w:pPr>
      <w:r>
        <w:rPr>
          <w:rFonts w:ascii="Arial" w:hAnsi="Arial" w:cs="Arial"/>
          <w:color w:val="333333"/>
          <w:sz w:val="20"/>
          <w:szCs w:val="20"/>
        </w:rPr>
        <w:t>Using the </w:t>
      </w:r>
      <w:r>
        <w:rPr>
          <w:rStyle w:val="Emphasis"/>
          <w:rFonts w:ascii="Arial" w:hAnsi="Arial" w:cs="Arial"/>
          <w:color w:val="333333"/>
          <w:sz w:val="20"/>
          <w:szCs w:val="20"/>
        </w:rPr>
        <w:t>axis</w:t>
      </w:r>
      <w:r>
        <w:rPr>
          <w:rFonts w:ascii="Arial" w:hAnsi="Arial" w:cs="Arial"/>
          <w:color w:val="333333"/>
          <w:sz w:val="20"/>
          <w:szCs w:val="20"/>
        </w:rPr>
        <w:t> argument to compute matrix norms:</w:t>
      </w:r>
    </w:p>
    <w:p w:rsidR="00D922EF" w:rsidRDefault="00D922EF" w:rsidP="00D922EF">
      <w:pPr>
        <w:shd w:val="clear" w:color="auto" w:fill="EEFFCC"/>
        <w:spacing w:line="285" w:lineRule="atLeast"/>
        <w:ind w:left="720"/>
        <w:rPr>
          <w:rFonts w:ascii="Arial" w:hAnsi="Arial" w:cs="Arial"/>
          <w:color w:val="333333"/>
          <w:sz w:val="20"/>
          <w:szCs w:val="20"/>
        </w:rPr>
      </w:pPr>
      <w:r>
        <w:rPr>
          <w:rStyle w:val="copybutton"/>
          <w:rFonts w:ascii="Courier New" w:hAnsi="Courier New" w:cs="Courier New"/>
          <w:color w:val="333333"/>
          <w:sz w:val="20"/>
          <w:szCs w:val="20"/>
          <w:bdr w:val="none" w:sz="0" w:space="0" w:color="auto" w:frame="1"/>
        </w:rPr>
        <w:t>&gt;&gt;&gt;</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p"/>
          <w:b/>
          <w:bCs/>
          <w:color w:val="C65D09"/>
          <w:sz w:val="18"/>
          <w:szCs w:val="18"/>
        </w:rPr>
        <w:lastRenderedPageBreak/>
        <w:t xml:space="preserve">&gt;&gt;&gt; </w:t>
      </w:r>
      <w:r>
        <w:rPr>
          <w:rStyle w:val="n"/>
          <w:color w:val="333333"/>
          <w:sz w:val="18"/>
          <w:szCs w:val="18"/>
        </w:rPr>
        <w:t>m</w:t>
      </w:r>
      <w:r>
        <w:rPr>
          <w:color w:val="333333"/>
          <w:sz w:val="18"/>
          <w:szCs w:val="18"/>
        </w:rPr>
        <w:t xml:space="preserve"> </w:t>
      </w:r>
      <w:r>
        <w:rPr>
          <w:rStyle w:val="o"/>
          <w:color w:val="666666"/>
          <w:sz w:val="18"/>
          <w:szCs w:val="18"/>
        </w:rPr>
        <w:t>=</w:t>
      </w:r>
      <w:r>
        <w:rPr>
          <w:color w:val="333333"/>
          <w:sz w:val="18"/>
          <w:szCs w:val="18"/>
        </w:rPr>
        <w:t xml:space="preserve"> </w:t>
      </w:r>
      <w:r>
        <w:rPr>
          <w:rStyle w:val="n"/>
          <w:color w:val="333333"/>
          <w:sz w:val="18"/>
          <w:szCs w:val="18"/>
        </w:rPr>
        <w:t>np</w:t>
      </w:r>
      <w:r>
        <w:rPr>
          <w:rStyle w:val="o"/>
          <w:color w:val="666666"/>
          <w:sz w:val="18"/>
          <w:szCs w:val="18"/>
        </w:rPr>
        <w:t>.</w:t>
      </w:r>
      <w:r>
        <w:rPr>
          <w:rStyle w:val="n"/>
          <w:color w:val="333333"/>
          <w:sz w:val="18"/>
          <w:szCs w:val="18"/>
        </w:rPr>
        <w:t>arange</w:t>
      </w:r>
      <w:r>
        <w:rPr>
          <w:rStyle w:val="p"/>
          <w:color w:val="333333"/>
          <w:sz w:val="18"/>
          <w:szCs w:val="18"/>
        </w:rPr>
        <w:t>(</w:t>
      </w:r>
      <w:r>
        <w:rPr>
          <w:rStyle w:val="mi"/>
          <w:color w:val="208050"/>
          <w:sz w:val="18"/>
          <w:szCs w:val="18"/>
        </w:rPr>
        <w:t>8</w:t>
      </w:r>
      <w:r>
        <w:rPr>
          <w:rStyle w:val="p"/>
          <w:color w:val="333333"/>
          <w:sz w:val="18"/>
          <w:szCs w:val="18"/>
        </w:rPr>
        <w:t>)</w:t>
      </w:r>
      <w:r>
        <w:rPr>
          <w:rStyle w:val="o"/>
          <w:color w:val="666666"/>
          <w:sz w:val="18"/>
          <w:szCs w:val="18"/>
        </w:rPr>
        <w:t>.</w:t>
      </w:r>
      <w:r>
        <w:rPr>
          <w:rStyle w:val="n"/>
          <w:color w:val="333333"/>
          <w:sz w:val="18"/>
          <w:szCs w:val="18"/>
        </w:rPr>
        <w:t>reshape</w:t>
      </w:r>
      <w:r>
        <w:rPr>
          <w:rStyle w:val="p"/>
          <w:color w:val="333333"/>
          <w:sz w:val="18"/>
          <w:szCs w:val="18"/>
        </w:rPr>
        <w:t>(</w:t>
      </w:r>
      <w:r>
        <w:rPr>
          <w:rStyle w:val="mi"/>
          <w:color w:val="208050"/>
          <w:sz w:val="18"/>
          <w:szCs w:val="18"/>
        </w:rPr>
        <w:t>2</w:t>
      </w:r>
      <w:r>
        <w:rPr>
          <w:rStyle w:val="p"/>
          <w:color w:val="333333"/>
          <w:sz w:val="18"/>
          <w:szCs w:val="18"/>
        </w:rPr>
        <w:t>,</w:t>
      </w:r>
      <w:r>
        <w:rPr>
          <w:rStyle w:val="mi"/>
          <w:color w:val="208050"/>
          <w:sz w:val="18"/>
          <w:szCs w:val="18"/>
        </w:rPr>
        <w:t>2</w:t>
      </w:r>
      <w:r>
        <w:rPr>
          <w:rStyle w:val="p"/>
          <w:color w:val="333333"/>
          <w:sz w:val="18"/>
          <w:szCs w:val="18"/>
        </w:rPr>
        <w:t>,</w:t>
      </w:r>
      <w:r>
        <w:rPr>
          <w:rStyle w:val="mi"/>
          <w:color w:val="208050"/>
          <w:sz w:val="18"/>
          <w:szCs w:val="18"/>
        </w:rPr>
        <w:t>2</w:t>
      </w:r>
      <w:r>
        <w:rPr>
          <w:rStyle w:val="p"/>
          <w:color w:val="333333"/>
          <w:sz w:val="18"/>
          <w:szCs w:val="18"/>
        </w:rPr>
        <w:t>)</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p"/>
          <w:b/>
          <w:bCs/>
          <w:color w:val="C65D09"/>
          <w:sz w:val="18"/>
          <w:szCs w:val="18"/>
        </w:rPr>
        <w:t xml:space="preserve">&gt;&gt;&gt; </w:t>
      </w:r>
      <w:r>
        <w:rPr>
          <w:rStyle w:val="n"/>
          <w:color w:val="333333"/>
          <w:sz w:val="18"/>
          <w:szCs w:val="18"/>
        </w:rPr>
        <w:t>LA</w:t>
      </w:r>
      <w:r>
        <w:rPr>
          <w:rStyle w:val="o"/>
          <w:color w:val="666666"/>
          <w:sz w:val="18"/>
          <w:szCs w:val="18"/>
        </w:rPr>
        <w:t>.</w:t>
      </w:r>
      <w:r>
        <w:rPr>
          <w:rStyle w:val="n"/>
          <w:color w:val="333333"/>
          <w:sz w:val="18"/>
          <w:szCs w:val="18"/>
        </w:rPr>
        <w:t>norm</w:t>
      </w:r>
      <w:r>
        <w:rPr>
          <w:rStyle w:val="p"/>
          <w:color w:val="333333"/>
          <w:sz w:val="18"/>
          <w:szCs w:val="18"/>
        </w:rPr>
        <w:t>(</w:t>
      </w:r>
      <w:r>
        <w:rPr>
          <w:rStyle w:val="n"/>
          <w:color w:val="333333"/>
          <w:sz w:val="18"/>
          <w:szCs w:val="18"/>
        </w:rPr>
        <w:t>m</w:t>
      </w:r>
      <w:r>
        <w:rPr>
          <w:rStyle w:val="p"/>
          <w:color w:val="333333"/>
          <w:sz w:val="18"/>
          <w:szCs w:val="18"/>
        </w:rPr>
        <w:t>,</w:t>
      </w:r>
      <w:r>
        <w:rPr>
          <w:color w:val="333333"/>
          <w:sz w:val="18"/>
          <w:szCs w:val="18"/>
        </w:rPr>
        <w:t xml:space="preserve"> </w:t>
      </w:r>
      <w:r>
        <w:rPr>
          <w:rStyle w:val="n"/>
          <w:color w:val="333333"/>
          <w:sz w:val="18"/>
          <w:szCs w:val="18"/>
        </w:rPr>
        <w:t>axis</w:t>
      </w:r>
      <w:r>
        <w:rPr>
          <w:rStyle w:val="o"/>
          <w:color w:val="666666"/>
          <w:sz w:val="18"/>
          <w:szCs w:val="18"/>
        </w:rPr>
        <w:t>=</w:t>
      </w:r>
      <w:r>
        <w:rPr>
          <w:rStyle w:val="p"/>
          <w:color w:val="333333"/>
          <w:sz w:val="18"/>
          <w:szCs w:val="18"/>
        </w:rPr>
        <w:t>(</w:t>
      </w:r>
      <w:r>
        <w:rPr>
          <w:rStyle w:val="mi"/>
          <w:color w:val="208050"/>
          <w:sz w:val="18"/>
          <w:szCs w:val="18"/>
        </w:rPr>
        <w:t>1</w:t>
      </w:r>
      <w:r>
        <w:rPr>
          <w:rStyle w:val="p"/>
          <w:color w:val="333333"/>
          <w:sz w:val="18"/>
          <w:szCs w:val="18"/>
        </w:rPr>
        <w:t>,</w:t>
      </w:r>
      <w:r>
        <w:rPr>
          <w:rStyle w:val="mi"/>
          <w:color w:val="208050"/>
          <w:sz w:val="18"/>
          <w:szCs w:val="18"/>
        </w:rPr>
        <w:t>2</w:t>
      </w:r>
      <w:r>
        <w:rPr>
          <w:rStyle w:val="p"/>
          <w:color w:val="333333"/>
          <w:sz w:val="18"/>
          <w:szCs w:val="18"/>
        </w:rPr>
        <w:t>))</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o"/>
          <w:color w:val="333333"/>
          <w:sz w:val="18"/>
          <w:szCs w:val="18"/>
        </w:rPr>
        <w:t>array([  3.74165739,  11.22497216])</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p"/>
          <w:b/>
          <w:bCs/>
          <w:color w:val="C65D09"/>
          <w:sz w:val="18"/>
          <w:szCs w:val="18"/>
        </w:rPr>
        <w:t xml:space="preserve">&gt;&gt;&gt; </w:t>
      </w:r>
      <w:r>
        <w:rPr>
          <w:rStyle w:val="n"/>
          <w:color w:val="333333"/>
          <w:sz w:val="18"/>
          <w:szCs w:val="18"/>
        </w:rPr>
        <w:t>LA</w:t>
      </w:r>
      <w:r>
        <w:rPr>
          <w:rStyle w:val="o"/>
          <w:color w:val="666666"/>
          <w:sz w:val="18"/>
          <w:szCs w:val="18"/>
        </w:rPr>
        <w:t>.</w:t>
      </w:r>
      <w:r>
        <w:rPr>
          <w:rStyle w:val="n"/>
          <w:color w:val="333333"/>
          <w:sz w:val="18"/>
          <w:szCs w:val="18"/>
        </w:rPr>
        <w:t>norm</w:t>
      </w:r>
      <w:r>
        <w:rPr>
          <w:rStyle w:val="p"/>
          <w:color w:val="333333"/>
          <w:sz w:val="18"/>
          <w:szCs w:val="18"/>
        </w:rPr>
        <w:t>(</w:t>
      </w:r>
      <w:r>
        <w:rPr>
          <w:rStyle w:val="n"/>
          <w:color w:val="333333"/>
          <w:sz w:val="18"/>
          <w:szCs w:val="18"/>
        </w:rPr>
        <w:t>m</w:t>
      </w:r>
      <w:r>
        <w:rPr>
          <w:rStyle w:val="p"/>
          <w:color w:val="333333"/>
          <w:sz w:val="18"/>
          <w:szCs w:val="18"/>
        </w:rPr>
        <w:t>[</w:t>
      </w:r>
      <w:r>
        <w:rPr>
          <w:rStyle w:val="mi"/>
          <w:color w:val="208050"/>
          <w:sz w:val="18"/>
          <w:szCs w:val="18"/>
        </w:rPr>
        <w:t>0</w:t>
      </w:r>
      <w:r>
        <w:rPr>
          <w:rStyle w:val="p"/>
          <w:color w:val="333333"/>
          <w:sz w:val="18"/>
          <w:szCs w:val="18"/>
        </w:rPr>
        <w:t>,</w:t>
      </w:r>
      <w:r>
        <w:rPr>
          <w:color w:val="333333"/>
          <w:sz w:val="18"/>
          <w:szCs w:val="18"/>
        </w:rPr>
        <w:t xml:space="preserve"> </w:t>
      </w:r>
      <w:r>
        <w:rPr>
          <w:rStyle w:val="p"/>
          <w:color w:val="333333"/>
          <w:sz w:val="18"/>
          <w:szCs w:val="18"/>
        </w:rPr>
        <w:t>:,</w:t>
      </w:r>
      <w:r>
        <w:rPr>
          <w:color w:val="333333"/>
          <w:sz w:val="18"/>
          <w:szCs w:val="18"/>
        </w:rPr>
        <w:t xml:space="preserve"> </w:t>
      </w:r>
      <w:r>
        <w:rPr>
          <w:rStyle w:val="p"/>
          <w:color w:val="333333"/>
          <w:sz w:val="18"/>
          <w:szCs w:val="18"/>
        </w:rPr>
        <w:t>:]),</w:t>
      </w:r>
      <w:r>
        <w:rPr>
          <w:color w:val="333333"/>
          <w:sz w:val="18"/>
          <w:szCs w:val="18"/>
        </w:rPr>
        <w:t xml:space="preserve"> </w:t>
      </w:r>
      <w:r>
        <w:rPr>
          <w:rStyle w:val="n"/>
          <w:color w:val="333333"/>
          <w:sz w:val="18"/>
          <w:szCs w:val="18"/>
        </w:rPr>
        <w:t>LA</w:t>
      </w:r>
      <w:r>
        <w:rPr>
          <w:rStyle w:val="o"/>
          <w:color w:val="666666"/>
          <w:sz w:val="18"/>
          <w:szCs w:val="18"/>
        </w:rPr>
        <w:t>.</w:t>
      </w:r>
      <w:r>
        <w:rPr>
          <w:rStyle w:val="n"/>
          <w:color w:val="333333"/>
          <w:sz w:val="18"/>
          <w:szCs w:val="18"/>
        </w:rPr>
        <w:t>norm</w:t>
      </w:r>
      <w:r>
        <w:rPr>
          <w:rStyle w:val="p"/>
          <w:color w:val="333333"/>
          <w:sz w:val="18"/>
          <w:szCs w:val="18"/>
        </w:rPr>
        <w:t>(</w:t>
      </w:r>
      <w:r>
        <w:rPr>
          <w:rStyle w:val="n"/>
          <w:color w:val="333333"/>
          <w:sz w:val="18"/>
          <w:szCs w:val="18"/>
        </w:rPr>
        <w:t>m</w:t>
      </w:r>
      <w:r>
        <w:rPr>
          <w:rStyle w:val="p"/>
          <w:color w:val="333333"/>
          <w:sz w:val="18"/>
          <w:szCs w:val="18"/>
        </w:rPr>
        <w:t>[</w:t>
      </w:r>
      <w:r>
        <w:rPr>
          <w:rStyle w:val="mi"/>
          <w:color w:val="208050"/>
          <w:sz w:val="18"/>
          <w:szCs w:val="18"/>
        </w:rPr>
        <w:t>1</w:t>
      </w:r>
      <w:r>
        <w:rPr>
          <w:rStyle w:val="p"/>
          <w:color w:val="333333"/>
          <w:sz w:val="18"/>
          <w:szCs w:val="18"/>
        </w:rPr>
        <w:t>,</w:t>
      </w:r>
      <w:r>
        <w:rPr>
          <w:color w:val="333333"/>
          <w:sz w:val="18"/>
          <w:szCs w:val="18"/>
        </w:rPr>
        <w:t xml:space="preserve"> </w:t>
      </w:r>
      <w:r>
        <w:rPr>
          <w:rStyle w:val="p"/>
          <w:color w:val="333333"/>
          <w:sz w:val="18"/>
          <w:szCs w:val="18"/>
        </w:rPr>
        <w:t>:,</w:t>
      </w:r>
      <w:r>
        <w:rPr>
          <w:color w:val="333333"/>
          <w:sz w:val="18"/>
          <w:szCs w:val="18"/>
        </w:rPr>
        <w:t xml:space="preserve"> </w:t>
      </w:r>
      <w:r>
        <w:rPr>
          <w:rStyle w:val="p"/>
          <w:color w:val="333333"/>
          <w:sz w:val="18"/>
          <w:szCs w:val="18"/>
        </w:rPr>
        <w:t>:])</w:t>
      </w:r>
    </w:p>
    <w:p w:rsidR="00D922EF" w:rsidRDefault="00D922EF" w:rsidP="00D922EF">
      <w:pPr>
        <w:pStyle w:val="HTMLPreformatted"/>
        <w:shd w:val="clear" w:color="auto" w:fill="F5F5F5"/>
        <w:wordWrap w:val="0"/>
        <w:spacing w:after="143" w:line="285" w:lineRule="atLeast"/>
        <w:ind w:left="720"/>
        <w:rPr>
          <w:color w:val="333333"/>
          <w:sz w:val="18"/>
          <w:szCs w:val="18"/>
        </w:rPr>
      </w:pPr>
      <w:r>
        <w:rPr>
          <w:rStyle w:val="go"/>
          <w:color w:val="333333"/>
          <w:sz w:val="18"/>
          <w:szCs w:val="18"/>
        </w:rPr>
        <w:t>(3.7416573867739413, 11.224972160321824</w:t>
      </w:r>
    </w:p>
    <w:p w:rsidR="00D35D73" w:rsidRDefault="00D35D73"/>
    <w:sectPr w:rsidR="00D35D73" w:rsidSect="00ED523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0B4570"/>
    <w:multiLevelType w:val="multilevel"/>
    <w:tmpl w:val="EEA27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compat/>
  <w:rsids>
    <w:rsidRoot w:val="000271B4"/>
    <w:rsid w:val="000271B4"/>
    <w:rsid w:val="00636C5C"/>
    <w:rsid w:val="006D655B"/>
    <w:rsid w:val="00706F26"/>
    <w:rsid w:val="00866A2B"/>
    <w:rsid w:val="009523AA"/>
    <w:rsid w:val="00A87802"/>
    <w:rsid w:val="00B40653"/>
    <w:rsid w:val="00CB030C"/>
    <w:rsid w:val="00D35D73"/>
    <w:rsid w:val="00D922EF"/>
    <w:rsid w:val="00E16D36"/>
    <w:rsid w:val="00EC6338"/>
    <w:rsid w:val="00ED523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523C"/>
  </w:style>
  <w:style w:type="paragraph" w:styleId="Heading1">
    <w:name w:val="heading 1"/>
    <w:basedOn w:val="Normal"/>
    <w:link w:val="Heading1Char"/>
    <w:uiPriority w:val="9"/>
    <w:qFormat/>
    <w:rsid w:val="00866A2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4065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271B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271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271B4"/>
    <w:rPr>
      <w:rFonts w:ascii="Courier New" w:eastAsia="Times New Roman" w:hAnsi="Courier New" w:cs="Courier New"/>
      <w:sz w:val="20"/>
      <w:szCs w:val="20"/>
    </w:rPr>
  </w:style>
  <w:style w:type="character" w:styleId="HTMLCode">
    <w:name w:val="HTML Code"/>
    <w:basedOn w:val="DefaultParagraphFont"/>
    <w:uiPriority w:val="99"/>
    <w:semiHidden/>
    <w:unhideWhenUsed/>
    <w:rsid w:val="000271B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66A2B"/>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866A2B"/>
    <w:rPr>
      <w:b/>
      <w:bCs/>
    </w:rPr>
  </w:style>
  <w:style w:type="character" w:customStyle="1" w:styleId="Heading2Char">
    <w:name w:val="Heading 2 Char"/>
    <w:basedOn w:val="DefaultParagraphFont"/>
    <w:link w:val="Heading2"/>
    <w:uiPriority w:val="9"/>
    <w:semiHidden/>
    <w:rsid w:val="00B40653"/>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B40653"/>
    <w:rPr>
      <w:color w:val="0000FF"/>
      <w:u w:val="single"/>
    </w:rPr>
  </w:style>
  <w:style w:type="character" w:customStyle="1" w:styleId="bj">
    <w:name w:val="bj"/>
    <w:basedOn w:val="DefaultParagraphFont"/>
    <w:rsid w:val="00B40653"/>
  </w:style>
  <w:style w:type="paragraph" w:customStyle="1" w:styleId="fm">
    <w:name w:val="fm"/>
    <w:basedOn w:val="Normal"/>
    <w:rsid w:val="00B4065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40653"/>
    <w:rPr>
      <w:i/>
      <w:iCs/>
    </w:rPr>
  </w:style>
  <w:style w:type="character" w:customStyle="1" w:styleId="id">
    <w:name w:val="id"/>
    <w:basedOn w:val="DefaultParagraphFont"/>
    <w:rsid w:val="00B40653"/>
  </w:style>
  <w:style w:type="paragraph" w:styleId="BalloonText">
    <w:name w:val="Balloon Text"/>
    <w:basedOn w:val="Normal"/>
    <w:link w:val="BalloonTextChar"/>
    <w:uiPriority w:val="99"/>
    <w:semiHidden/>
    <w:unhideWhenUsed/>
    <w:rsid w:val="00B406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653"/>
    <w:rPr>
      <w:rFonts w:ascii="Tahoma" w:hAnsi="Tahoma" w:cs="Tahoma"/>
      <w:sz w:val="16"/>
      <w:szCs w:val="16"/>
    </w:rPr>
  </w:style>
  <w:style w:type="character" w:customStyle="1" w:styleId="kwd">
    <w:name w:val="kwd"/>
    <w:basedOn w:val="DefaultParagraphFont"/>
    <w:rsid w:val="00D35D73"/>
  </w:style>
  <w:style w:type="character" w:customStyle="1" w:styleId="pln">
    <w:name w:val="pln"/>
    <w:basedOn w:val="DefaultParagraphFont"/>
    <w:rsid w:val="00D35D73"/>
  </w:style>
  <w:style w:type="character" w:customStyle="1" w:styleId="pun">
    <w:name w:val="pun"/>
    <w:basedOn w:val="DefaultParagraphFont"/>
    <w:rsid w:val="00D35D73"/>
  </w:style>
  <w:style w:type="character" w:customStyle="1" w:styleId="str">
    <w:name w:val="str"/>
    <w:basedOn w:val="DefaultParagraphFont"/>
    <w:rsid w:val="00D35D73"/>
  </w:style>
  <w:style w:type="character" w:customStyle="1" w:styleId="lit">
    <w:name w:val="lit"/>
    <w:basedOn w:val="DefaultParagraphFont"/>
    <w:rsid w:val="00D35D73"/>
  </w:style>
  <w:style w:type="character" w:customStyle="1" w:styleId="sig-paren">
    <w:name w:val="sig-paren"/>
    <w:basedOn w:val="DefaultParagraphFont"/>
    <w:rsid w:val="00CB030C"/>
  </w:style>
  <w:style w:type="character" w:customStyle="1" w:styleId="viewcode-link">
    <w:name w:val="viewcode-link"/>
    <w:basedOn w:val="DefaultParagraphFont"/>
    <w:rsid w:val="00CB030C"/>
  </w:style>
  <w:style w:type="character" w:customStyle="1" w:styleId="pre">
    <w:name w:val="pre"/>
    <w:basedOn w:val="DefaultParagraphFont"/>
    <w:rsid w:val="00CB030C"/>
  </w:style>
  <w:style w:type="character" w:customStyle="1" w:styleId="classifier-delimiter">
    <w:name w:val="classifier-delimiter"/>
    <w:basedOn w:val="DefaultParagraphFont"/>
    <w:rsid w:val="00CB030C"/>
  </w:style>
  <w:style w:type="character" w:customStyle="1" w:styleId="classifier">
    <w:name w:val="classifier"/>
    <w:basedOn w:val="DefaultParagraphFont"/>
    <w:rsid w:val="00CB030C"/>
  </w:style>
  <w:style w:type="paragraph" w:customStyle="1" w:styleId="first">
    <w:name w:val="first"/>
    <w:basedOn w:val="Normal"/>
    <w:rsid w:val="00CB03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d">
    <w:name w:val="std"/>
    <w:basedOn w:val="DefaultParagraphFont"/>
    <w:rsid w:val="00CB030C"/>
  </w:style>
  <w:style w:type="character" w:customStyle="1" w:styleId="versionmodified">
    <w:name w:val="versionmodified"/>
    <w:basedOn w:val="DefaultParagraphFont"/>
    <w:rsid w:val="00CB030C"/>
  </w:style>
  <w:style w:type="paragraph" w:customStyle="1" w:styleId="rubric">
    <w:name w:val="rubric"/>
    <w:basedOn w:val="Normal"/>
    <w:rsid w:val="00CB03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pybutton">
    <w:name w:val="copybutton"/>
    <w:basedOn w:val="DefaultParagraphFont"/>
    <w:rsid w:val="00CB030C"/>
  </w:style>
  <w:style w:type="character" w:customStyle="1" w:styleId="gp">
    <w:name w:val="gp"/>
    <w:basedOn w:val="DefaultParagraphFont"/>
    <w:rsid w:val="00CB030C"/>
  </w:style>
  <w:style w:type="character" w:customStyle="1" w:styleId="n">
    <w:name w:val="n"/>
    <w:basedOn w:val="DefaultParagraphFont"/>
    <w:rsid w:val="00CB030C"/>
  </w:style>
  <w:style w:type="character" w:customStyle="1" w:styleId="o">
    <w:name w:val="o"/>
    <w:basedOn w:val="DefaultParagraphFont"/>
    <w:rsid w:val="00CB030C"/>
  </w:style>
  <w:style w:type="character" w:customStyle="1" w:styleId="p">
    <w:name w:val="p"/>
    <w:basedOn w:val="DefaultParagraphFont"/>
    <w:rsid w:val="00CB030C"/>
  </w:style>
  <w:style w:type="character" w:customStyle="1" w:styleId="mi">
    <w:name w:val="mi"/>
    <w:basedOn w:val="DefaultParagraphFont"/>
    <w:rsid w:val="00CB030C"/>
  </w:style>
  <w:style w:type="character" w:customStyle="1" w:styleId="go">
    <w:name w:val="go"/>
    <w:basedOn w:val="DefaultParagraphFont"/>
    <w:rsid w:val="00CB030C"/>
  </w:style>
  <w:style w:type="character" w:customStyle="1" w:styleId="optional">
    <w:name w:val="optional"/>
    <w:basedOn w:val="DefaultParagraphFont"/>
    <w:rsid w:val="00D922EF"/>
  </w:style>
  <w:style w:type="paragraph" w:customStyle="1" w:styleId="last">
    <w:name w:val="last"/>
    <w:basedOn w:val="Normal"/>
    <w:rsid w:val="00D922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n">
    <w:name w:val="kn"/>
    <w:basedOn w:val="DefaultParagraphFont"/>
    <w:rsid w:val="00D922EF"/>
  </w:style>
  <w:style w:type="character" w:customStyle="1" w:styleId="nn">
    <w:name w:val="nn"/>
    <w:basedOn w:val="DefaultParagraphFont"/>
    <w:rsid w:val="00D922EF"/>
  </w:style>
  <w:style w:type="character" w:customStyle="1" w:styleId="k">
    <w:name w:val="k"/>
    <w:basedOn w:val="DefaultParagraphFont"/>
    <w:rsid w:val="00D922EF"/>
  </w:style>
  <w:style w:type="character" w:customStyle="1" w:styleId="s1">
    <w:name w:val="s1"/>
    <w:basedOn w:val="DefaultParagraphFont"/>
    <w:rsid w:val="00D922EF"/>
  </w:style>
  <w:style w:type="character" w:customStyle="1" w:styleId="nb">
    <w:name w:val="nb"/>
    <w:basedOn w:val="DefaultParagraphFont"/>
    <w:rsid w:val="00D922EF"/>
  </w:style>
</w:styles>
</file>

<file path=word/webSettings.xml><?xml version="1.0" encoding="utf-8"?>
<w:webSettings xmlns:r="http://schemas.openxmlformats.org/officeDocument/2006/relationships" xmlns:w="http://schemas.openxmlformats.org/wordprocessingml/2006/main">
  <w:divs>
    <w:div w:id="170919858">
      <w:bodyDiv w:val="1"/>
      <w:marLeft w:val="0"/>
      <w:marRight w:val="0"/>
      <w:marTop w:val="0"/>
      <w:marBottom w:val="0"/>
      <w:divBdr>
        <w:top w:val="none" w:sz="0" w:space="0" w:color="auto"/>
        <w:left w:val="none" w:sz="0" w:space="0" w:color="auto"/>
        <w:bottom w:val="none" w:sz="0" w:space="0" w:color="auto"/>
        <w:right w:val="none" w:sz="0" w:space="0" w:color="auto"/>
      </w:divBdr>
    </w:div>
    <w:div w:id="196698445">
      <w:bodyDiv w:val="1"/>
      <w:marLeft w:val="0"/>
      <w:marRight w:val="0"/>
      <w:marTop w:val="0"/>
      <w:marBottom w:val="0"/>
      <w:divBdr>
        <w:top w:val="none" w:sz="0" w:space="0" w:color="auto"/>
        <w:left w:val="none" w:sz="0" w:space="0" w:color="auto"/>
        <w:bottom w:val="none" w:sz="0" w:space="0" w:color="auto"/>
        <w:right w:val="none" w:sz="0" w:space="0" w:color="auto"/>
      </w:divBdr>
      <w:divsChild>
        <w:div w:id="184296084">
          <w:marLeft w:val="0"/>
          <w:marRight w:val="0"/>
          <w:marTop w:val="0"/>
          <w:marBottom w:val="0"/>
          <w:divBdr>
            <w:top w:val="none" w:sz="0" w:space="0" w:color="auto"/>
            <w:left w:val="none" w:sz="0" w:space="0" w:color="auto"/>
            <w:bottom w:val="none" w:sz="0" w:space="0" w:color="auto"/>
            <w:right w:val="none" w:sz="0" w:space="0" w:color="auto"/>
          </w:divBdr>
          <w:divsChild>
            <w:div w:id="496461165">
              <w:marLeft w:val="0"/>
              <w:marRight w:val="0"/>
              <w:marTop w:val="187"/>
              <w:marBottom w:val="0"/>
              <w:divBdr>
                <w:top w:val="none" w:sz="0" w:space="0" w:color="auto"/>
                <w:left w:val="none" w:sz="0" w:space="0" w:color="auto"/>
                <w:bottom w:val="none" w:sz="0" w:space="0" w:color="auto"/>
                <w:right w:val="none" w:sz="0" w:space="0" w:color="auto"/>
              </w:divBdr>
            </w:div>
            <w:div w:id="767846985">
              <w:marLeft w:val="0"/>
              <w:marRight w:val="0"/>
              <w:marTop w:val="480"/>
              <w:marBottom w:val="0"/>
              <w:divBdr>
                <w:top w:val="none" w:sz="0" w:space="0" w:color="auto"/>
                <w:left w:val="none" w:sz="0" w:space="0" w:color="auto"/>
                <w:bottom w:val="none" w:sz="0" w:space="0" w:color="auto"/>
                <w:right w:val="none" w:sz="0" w:space="0" w:color="auto"/>
              </w:divBdr>
              <w:divsChild>
                <w:div w:id="1270358787">
                  <w:marLeft w:val="0"/>
                  <w:marRight w:val="0"/>
                  <w:marTop w:val="0"/>
                  <w:marBottom w:val="0"/>
                  <w:divBdr>
                    <w:top w:val="none" w:sz="0" w:space="0" w:color="auto"/>
                    <w:left w:val="none" w:sz="0" w:space="0" w:color="auto"/>
                    <w:bottom w:val="none" w:sz="0" w:space="0" w:color="auto"/>
                    <w:right w:val="none" w:sz="0" w:space="0" w:color="auto"/>
                  </w:divBdr>
                  <w:divsChild>
                    <w:div w:id="1533303526">
                      <w:marLeft w:val="0"/>
                      <w:marRight w:val="0"/>
                      <w:marTop w:val="0"/>
                      <w:marBottom w:val="0"/>
                      <w:divBdr>
                        <w:top w:val="none" w:sz="0" w:space="0" w:color="auto"/>
                        <w:left w:val="none" w:sz="0" w:space="0" w:color="auto"/>
                        <w:bottom w:val="none" w:sz="0" w:space="0" w:color="auto"/>
                        <w:right w:val="none" w:sz="0" w:space="0" w:color="auto"/>
                      </w:divBdr>
                      <w:divsChild>
                        <w:div w:id="1040283986">
                          <w:marLeft w:val="0"/>
                          <w:marRight w:val="0"/>
                          <w:marTop w:val="0"/>
                          <w:marBottom w:val="0"/>
                          <w:divBdr>
                            <w:top w:val="none" w:sz="0" w:space="0" w:color="auto"/>
                            <w:left w:val="none" w:sz="0" w:space="0" w:color="auto"/>
                            <w:bottom w:val="none" w:sz="0" w:space="0" w:color="auto"/>
                            <w:right w:val="none" w:sz="0" w:space="0" w:color="auto"/>
                          </w:divBdr>
                        </w:div>
                        <w:div w:id="1803301744">
                          <w:marLeft w:val="180"/>
                          <w:marRight w:val="0"/>
                          <w:marTop w:val="0"/>
                          <w:marBottom w:val="0"/>
                          <w:divBdr>
                            <w:top w:val="none" w:sz="0" w:space="0" w:color="auto"/>
                            <w:left w:val="none" w:sz="0" w:space="0" w:color="auto"/>
                            <w:bottom w:val="none" w:sz="0" w:space="0" w:color="auto"/>
                            <w:right w:val="none" w:sz="0" w:space="0" w:color="auto"/>
                          </w:divBdr>
                          <w:divsChild>
                            <w:div w:id="227032780">
                              <w:marLeft w:val="0"/>
                              <w:marRight w:val="0"/>
                              <w:marTop w:val="0"/>
                              <w:marBottom w:val="0"/>
                              <w:divBdr>
                                <w:top w:val="none" w:sz="0" w:space="0" w:color="auto"/>
                                <w:left w:val="none" w:sz="0" w:space="0" w:color="auto"/>
                                <w:bottom w:val="none" w:sz="0" w:space="0" w:color="auto"/>
                                <w:right w:val="none" w:sz="0" w:space="0" w:color="auto"/>
                              </w:divBdr>
                              <w:divsChild>
                                <w:div w:id="1133983982">
                                  <w:marLeft w:val="0"/>
                                  <w:marRight w:val="0"/>
                                  <w:marTop w:val="0"/>
                                  <w:marBottom w:val="0"/>
                                  <w:divBdr>
                                    <w:top w:val="none" w:sz="0" w:space="0" w:color="auto"/>
                                    <w:left w:val="none" w:sz="0" w:space="0" w:color="auto"/>
                                    <w:bottom w:val="none" w:sz="0" w:space="0" w:color="auto"/>
                                    <w:right w:val="none" w:sz="0" w:space="0" w:color="auto"/>
                                  </w:divBdr>
                                  <w:divsChild>
                                    <w:div w:id="707338497">
                                      <w:marLeft w:val="0"/>
                                      <w:marRight w:val="0"/>
                                      <w:marTop w:val="0"/>
                                      <w:marBottom w:val="30"/>
                                      <w:divBdr>
                                        <w:top w:val="none" w:sz="0" w:space="0" w:color="auto"/>
                                        <w:left w:val="none" w:sz="0" w:space="0" w:color="auto"/>
                                        <w:bottom w:val="none" w:sz="0" w:space="0" w:color="auto"/>
                                        <w:right w:val="none" w:sz="0" w:space="0" w:color="auto"/>
                                      </w:divBdr>
                                      <w:divsChild>
                                        <w:div w:id="174371846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20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444213">
          <w:marLeft w:val="0"/>
          <w:marRight w:val="0"/>
          <w:marTop w:val="0"/>
          <w:marBottom w:val="0"/>
          <w:divBdr>
            <w:top w:val="none" w:sz="0" w:space="0" w:color="auto"/>
            <w:left w:val="none" w:sz="0" w:space="0" w:color="auto"/>
            <w:bottom w:val="none" w:sz="0" w:space="0" w:color="auto"/>
            <w:right w:val="none" w:sz="0" w:space="0" w:color="auto"/>
          </w:divBdr>
          <w:divsChild>
            <w:div w:id="1692106249">
              <w:marLeft w:val="0"/>
              <w:marRight w:val="0"/>
              <w:marTop w:val="0"/>
              <w:marBottom w:val="0"/>
              <w:divBdr>
                <w:top w:val="none" w:sz="0" w:space="0" w:color="auto"/>
                <w:left w:val="none" w:sz="0" w:space="0" w:color="auto"/>
                <w:bottom w:val="none" w:sz="0" w:space="0" w:color="auto"/>
                <w:right w:val="none" w:sz="0" w:space="0" w:color="auto"/>
              </w:divBdr>
              <w:divsChild>
                <w:div w:id="2136757103">
                  <w:marLeft w:val="0"/>
                  <w:marRight w:val="0"/>
                  <w:marTop w:val="100"/>
                  <w:marBottom w:val="100"/>
                  <w:divBdr>
                    <w:top w:val="none" w:sz="0" w:space="0" w:color="auto"/>
                    <w:left w:val="none" w:sz="0" w:space="0" w:color="auto"/>
                    <w:bottom w:val="none" w:sz="0" w:space="0" w:color="auto"/>
                    <w:right w:val="none" w:sz="0" w:space="0" w:color="auto"/>
                  </w:divBdr>
                  <w:divsChild>
                    <w:div w:id="259064305">
                      <w:marLeft w:val="0"/>
                      <w:marRight w:val="0"/>
                      <w:marTop w:val="0"/>
                      <w:marBottom w:val="0"/>
                      <w:divBdr>
                        <w:top w:val="none" w:sz="0" w:space="0" w:color="auto"/>
                        <w:left w:val="none" w:sz="0" w:space="0" w:color="auto"/>
                        <w:bottom w:val="none" w:sz="0" w:space="0" w:color="auto"/>
                        <w:right w:val="none" w:sz="0" w:space="0" w:color="auto"/>
                      </w:divBdr>
                      <w:divsChild>
                        <w:div w:id="22564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061158">
      <w:bodyDiv w:val="1"/>
      <w:marLeft w:val="0"/>
      <w:marRight w:val="0"/>
      <w:marTop w:val="0"/>
      <w:marBottom w:val="0"/>
      <w:divBdr>
        <w:top w:val="none" w:sz="0" w:space="0" w:color="auto"/>
        <w:left w:val="none" w:sz="0" w:space="0" w:color="auto"/>
        <w:bottom w:val="none" w:sz="0" w:space="0" w:color="auto"/>
        <w:right w:val="none" w:sz="0" w:space="0" w:color="auto"/>
      </w:divBdr>
      <w:divsChild>
        <w:div w:id="2088532466">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 w:id="8875247">
          <w:marLeft w:val="0"/>
          <w:marRight w:val="0"/>
          <w:marTop w:val="0"/>
          <w:marBottom w:val="150"/>
          <w:divBdr>
            <w:top w:val="none" w:sz="0" w:space="0" w:color="auto"/>
            <w:left w:val="none" w:sz="0" w:space="0" w:color="auto"/>
            <w:bottom w:val="none" w:sz="0" w:space="0" w:color="auto"/>
            <w:right w:val="none" w:sz="0" w:space="0" w:color="auto"/>
          </w:divBdr>
          <w:divsChild>
            <w:div w:id="624849036">
              <w:marLeft w:val="0"/>
              <w:marRight w:val="0"/>
              <w:marTop w:val="0"/>
              <w:marBottom w:val="0"/>
              <w:divBdr>
                <w:top w:val="none" w:sz="0" w:space="0" w:color="auto"/>
                <w:left w:val="none" w:sz="0" w:space="0" w:color="auto"/>
                <w:bottom w:val="none" w:sz="0" w:space="0" w:color="auto"/>
                <w:right w:val="none" w:sz="0" w:space="0" w:color="auto"/>
              </w:divBdr>
              <w:divsChild>
                <w:div w:id="834338840">
                  <w:marLeft w:val="0"/>
                  <w:marRight w:val="0"/>
                  <w:marTop w:val="0"/>
                  <w:marBottom w:val="0"/>
                  <w:divBdr>
                    <w:top w:val="none" w:sz="0" w:space="0" w:color="auto"/>
                    <w:left w:val="none" w:sz="0" w:space="0" w:color="auto"/>
                    <w:bottom w:val="none" w:sz="0" w:space="0" w:color="auto"/>
                    <w:right w:val="none" w:sz="0" w:space="0" w:color="auto"/>
                  </w:divBdr>
                  <w:divsChild>
                    <w:div w:id="2001813883">
                      <w:marLeft w:val="0"/>
                      <w:marRight w:val="0"/>
                      <w:marTop w:val="0"/>
                      <w:marBottom w:val="0"/>
                      <w:divBdr>
                        <w:top w:val="none" w:sz="0" w:space="0" w:color="auto"/>
                        <w:left w:val="none" w:sz="0" w:space="0" w:color="auto"/>
                        <w:bottom w:val="none" w:sz="0" w:space="0" w:color="auto"/>
                        <w:right w:val="none" w:sz="0" w:space="0" w:color="auto"/>
                      </w:divBdr>
                      <w:divsChild>
                        <w:div w:id="188829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290791">
              <w:marLeft w:val="0"/>
              <w:marRight w:val="0"/>
              <w:marTop w:val="0"/>
              <w:marBottom w:val="0"/>
              <w:divBdr>
                <w:top w:val="none" w:sz="0" w:space="0" w:color="auto"/>
                <w:left w:val="none" w:sz="0" w:space="0" w:color="auto"/>
                <w:bottom w:val="none" w:sz="0" w:space="0" w:color="auto"/>
                <w:right w:val="none" w:sz="0" w:space="0" w:color="auto"/>
              </w:divBdr>
              <w:divsChild>
                <w:div w:id="64694798">
                  <w:marLeft w:val="0"/>
                  <w:marRight w:val="0"/>
                  <w:marTop w:val="0"/>
                  <w:marBottom w:val="0"/>
                  <w:divBdr>
                    <w:top w:val="none" w:sz="0" w:space="0" w:color="auto"/>
                    <w:left w:val="none" w:sz="0" w:space="0" w:color="auto"/>
                    <w:bottom w:val="none" w:sz="0" w:space="0" w:color="auto"/>
                    <w:right w:val="none" w:sz="0" w:space="0" w:color="auto"/>
                  </w:divBdr>
                  <w:divsChild>
                    <w:div w:id="153959745">
                      <w:marLeft w:val="0"/>
                      <w:marRight w:val="0"/>
                      <w:marTop w:val="0"/>
                      <w:marBottom w:val="0"/>
                      <w:divBdr>
                        <w:top w:val="none" w:sz="0" w:space="0" w:color="auto"/>
                        <w:left w:val="none" w:sz="0" w:space="0" w:color="auto"/>
                        <w:bottom w:val="none" w:sz="0" w:space="0" w:color="auto"/>
                        <w:right w:val="none" w:sz="0" w:space="0" w:color="auto"/>
                      </w:divBdr>
                      <w:divsChild>
                        <w:div w:id="1604608311">
                          <w:marLeft w:val="0"/>
                          <w:marRight w:val="0"/>
                          <w:marTop w:val="0"/>
                          <w:marBottom w:val="0"/>
                          <w:divBdr>
                            <w:top w:val="none" w:sz="0" w:space="0" w:color="auto"/>
                            <w:left w:val="none" w:sz="0" w:space="0" w:color="auto"/>
                            <w:bottom w:val="none" w:sz="0" w:space="0" w:color="auto"/>
                            <w:right w:val="none" w:sz="0" w:space="0" w:color="auto"/>
                          </w:divBdr>
                        </w:div>
                        <w:div w:id="749935288">
                          <w:marLeft w:val="0"/>
                          <w:marRight w:val="0"/>
                          <w:marTop w:val="0"/>
                          <w:marBottom w:val="0"/>
                          <w:divBdr>
                            <w:top w:val="none" w:sz="0" w:space="0" w:color="auto"/>
                            <w:left w:val="none" w:sz="0" w:space="0" w:color="auto"/>
                            <w:bottom w:val="none" w:sz="0" w:space="0" w:color="auto"/>
                            <w:right w:val="none" w:sz="0" w:space="0" w:color="auto"/>
                          </w:divBdr>
                        </w:div>
                        <w:div w:id="437717546">
                          <w:marLeft w:val="0"/>
                          <w:marRight w:val="0"/>
                          <w:marTop w:val="0"/>
                          <w:marBottom w:val="0"/>
                          <w:divBdr>
                            <w:top w:val="none" w:sz="0" w:space="0" w:color="auto"/>
                            <w:left w:val="none" w:sz="0" w:space="0" w:color="auto"/>
                            <w:bottom w:val="none" w:sz="0" w:space="0" w:color="auto"/>
                            <w:right w:val="none" w:sz="0" w:space="0" w:color="auto"/>
                          </w:divBdr>
                        </w:div>
                        <w:div w:id="1696687741">
                          <w:marLeft w:val="0"/>
                          <w:marRight w:val="0"/>
                          <w:marTop w:val="0"/>
                          <w:marBottom w:val="0"/>
                          <w:divBdr>
                            <w:top w:val="none" w:sz="0" w:space="0" w:color="auto"/>
                            <w:left w:val="none" w:sz="0" w:space="0" w:color="auto"/>
                            <w:bottom w:val="none" w:sz="0" w:space="0" w:color="auto"/>
                            <w:right w:val="none" w:sz="0" w:space="0" w:color="auto"/>
                          </w:divBdr>
                        </w:div>
                        <w:div w:id="1673752530">
                          <w:marLeft w:val="0"/>
                          <w:marRight w:val="0"/>
                          <w:marTop w:val="0"/>
                          <w:marBottom w:val="0"/>
                          <w:divBdr>
                            <w:top w:val="none" w:sz="0" w:space="0" w:color="auto"/>
                            <w:left w:val="none" w:sz="0" w:space="0" w:color="auto"/>
                            <w:bottom w:val="none" w:sz="0" w:space="0" w:color="auto"/>
                            <w:right w:val="none" w:sz="0" w:space="0" w:color="auto"/>
                          </w:divBdr>
                        </w:div>
                        <w:div w:id="2057662329">
                          <w:marLeft w:val="0"/>
                          <w:marRight w:val="0"/>
                          <w:marTop w:val="0"/>
                          <w:marBottom w:val="0"/>
                          <w:divBdr>
                            <w:top w:val="none" w:sz="0" w:space="0" w:color="auto"/>
                            <w:left w:val="none" w:sz="0" w:space="0" w:color="auto"/>
                            <w:bottom w:val="none" w:sz="0" w:space="0" w:color="auto"/>
                            <w:right w:val="none" w:sz="0" w:space="0" w:color="auto"/>
                          </w:divBdr>
                        </w:div>
                        <w:div w:id="270667148">
                          <w:marLeft w:val="0"/>
                          <w:marRight w:val="0"/>
                          <w:marTop w:val="0"/>
                          <w:marBottom w:val="0"/>
                          <w:divBdr>
                            <w:top w:val="none" w:sz="0" w:space="0" w:color="auto"/>
                            <w:left w:val="none" w:sz="0" w:space="0" w:color="auto"/>
                            <w:bottom w:val="none" w:sz="0" w:space="0" w:color="auto"/>
                            <w:right w:val="none" w:sz="0" w:space="0" w:color="auto"/>
                          </w:divBdr>
                        </w:div>
                        <w:div w:id="1275552649">
                          <w:marLeft w:val="0"/>
                          <w:marRight w:val="0"/>
                          <w:marTop w:val="0"/>
                          <w:marBottom w:val="0"/>
                          <w:divBdr>
                            <w:top w:val="none" w:sz="0" w:space="0" w:color="auto"/>
                            <w:left w:val="none" w:sz="0" w:space="0" w:color="auto"/>
                            <w:bottom w:val="none" w:sz="0" w:space="0" w:color="auto"/>
                            <w:right w:val="none" w:sz="0" w:space="0" w:color="auto"/>
                          </w:divBdr>
                        </w:div>
                        <w:div w:id="488130159">
                          <w:marLeft w:val="0"/>
                          <w:marRight w:val="0"/>
                          <w:marTop w:val="0"/>
                          <w:marBottom w:val="0"/>
                          <w:divBdr>
                            <w:top w:val="none" w:sz="0" w:space="0" w:color="auto"/>
                            <w:left w:val="none" w:sz="0" w:space="0" w:color="auto"/>
                            <w:bottom w:val="none" w:sz="0" w:space="0" w:color="auto"/>
                            <w:right w:val="none" w:sz="0" w:space="0" w:color="auto"/>
                          </w:divBdr>
                        </w:div>
                        <w:div w:id="514660099">
                          <w:marLeft w:val="0"/>
                          <w:marRight w:val="0"/>
                          <w:marTop w:val="0"/>
                          <w:marBottom w:val="0"/>
                          <w:divBdr>
                            <w:top w:val="none" w:sz="0" w:space="0" w:color="auto"/>
                            <w:left w:val="none" w:sz="0" w:space="0" w:color="auto"/>
                            <w:bottom w:val="none" w:sz="0" w:space="0" w:color="auto"/>
                            <w:right w:val="none" w:sz="0" w:space="0" w:color="auto"/>
                          </w:divBdr>
                        </w:div>
                        <w:div w:id="1505820871">
                          <w:marLeft w:val="0"/>
                          <w:marRight w:val="0"/>
                          <w:marTop w:val="0"/>
                          <w:marBottom w:val="0"/>
                          <w:divBdr>
                            <w:top w:val="none" w:sz="0" w:space="0" w:color="auto"/>
                            <w:left w:val="none" w:sz="0" w:space="0" w:color="auto"/>
                            <w:bottom w:val="none" w:sz="0" w:space="0" w:color="auto"/>
                            <w:right w:val="none" w:sz="0" w:space="0" w:color="auto"/>
                          </w:divBdr>
                        </w:div>
                        <w:div w:id="1214195398">
                          <w:marLeft w:val="0"/>
                          <w:marRight w:val="0"/>
                          <w:marTop w:val="0"/>
                          <w:marBottom w:val="0"/>
                          <w:divBdr>
                            <w:top w:val="none" w:sz="0" w:space="0" w:color="auto"/>
                            <w:left w:val="none" w:sz="0" w:space="0" w:color="auto"/>
                            <w:bottom w:val="none" w:sz="0" w:space="0" w:color="auto"/>
                            <w:right w:val="none" w:sz="0" w:space="0" w:color="auto"/>
                          </w:divBdr>
                        </w:div>
                        <w:div w:id="42751854">
                          <w:marLeft w:val="0"/>
                          <w:marRight w:val="0"/>
                          <w:marTop w:val="0"/>
                          <w:marBottom w:val="0"/>
                          <w:divBdr>
                            <w:top w:val="none" w:sz="0" w:space="0" w:color="auto"/>
                            <w:left w:val="none" w:sz="0" w:space="0" w:color="auto"/>
                            <w:bottom w:val="none" w:sz="0" w:space="0" w:color="auto"/>
                            <w:right w:val="none" w:sz="0" w:space="0" w:color="auto"/>
                          </w:divBdr>
                        </w:div>
                        <w:div w:id="836766414">
                          <w:marLeft w:val="0"/>
                          <w:marRight w:val="0"/>
                          <w:marTop w:val="0"/>
                          <w:marBottom w:val="0"/>
                          <w:divBdr>
                            <w:top w:val="none" w:sz="0" w:space="0" w:color="auto"/>
                            <w:left w:val="none" w:sz="0" w:space="0" w:color="auto"/>
                            <w:bottom w:val="none" w:sz="0" w:space="0" w:color="auto"/>
                            <w:right w:val="none" w:sz="0" w:space="0" w:color="auto"/>
                          </w:divBdr>
                        </w:div>
                        <w:div w:id="358896462">
                          <w:marLeft w:val="0"/>
                          <w:marRight w:val="0"/>
                          <w:marTop w:val="0"/>
                          <w:marBottom w:val="0"/>
                          <w:divBdr>
                            <w:top w:val="none" w:sz="0" w:space="0" w:color="auto"/>
                            <w:left w:val="none" w:sz="0" w:space="0" w:color="auto"/>
                            <w:bottom w:val="none" w:sz="0" w:space="0" w:color="auto"/>
                            <w:right w:val="none" w:sz="0" w:space="0" w:color="auto"/>
                          </w:divBdr>
                        </w:div>
                        <w:div w:id="1987664394">
                          <w:marLeft w:val="0"/>
                          <w:marRight w:val="0"/>
                          <w:marTop w:val="0"/>
                          <w:marBottom w:val="0"/>
                          <w:divBdr>
                            <w:top w:val="none" w:sz="0" w:space="0" w:color="auto"/>
                            <w:left w:val="none" w:sz="0" w:space="0" w:color="auto"/>
                            <w:bottom w:val="none" w:sz="0" w:space="0" w:color="auto"/>
                            <w:right w:val="none" w:sz="0" w:space="0" w:color="auto"/>
                          </w:divBdr>
                        </w:div>
                        <w:div w:id="161528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915632">
          <w:marLeft w:val="0"/>
          <w:marRight w:val="0"/>
          <w:marTop w:val="0"/>
          <w:marBottom w:val="150"/>
          <w:divBdr>
            <w:top w:val="none" w:sz="0" w:space="0" w:color="auto"/>
            <w:left w:val="none" w:sz="0" w:space="0" w:color="auto"/>
            <w:bottom w:val="none" w:sz="0" w:space="0" w:color="auto"/>
            <w:right w:val="none" w:sz="0" w:space="0" w:color="auto"/>
          </w:divBdr>
          <w:divsChild>
            <w:div w:id="351106580">
              <w:marLeft w:val="0"/>
              <w:marRight w:val="0"/>
              <w:marTop w:val="0"/>
              <w:marBottom w:val="0"/>
              <w:divBdr>
                <w:top w:val="none" w:sz="0" w:space="0" w:color="auto"/>
                <w:left w:val="none" w:sz="0" w:space="0" w:color="auto"/>
                <w:bottom w:val="none" w:sz="0" w:space="0" w:color="auto"/>
                <w:right w:val="none" w:sz="0" w:space="0" w:color="auto"/>
              </w:divBdr>
              <w:divsChild>
                <w:div w:id="38626965">
                  <w:marLeft w:val="0"/>
                  <w:marRight w:val="0"/>
                  <w:marTop w:val="0"/>
                  <w:marBottom w:val="0"/>
                  <w:divBdr>
                    <w:top w:val="none" w:sz="0" w:space="0" w:color="auto"/>
                    <w:left w:val="none" w:sz="0" w:space="0" w:color="auto"/>
                    <w:bottom w:val="none" w:sz="0" w:space="0" w:color="auto"/>
                    <w:right w:val="none" w:sz="0" w:space="0" w:color="auto"/>
                  </w:divBdr>
                  <w:divsChild>
                    <w:div w:id="875507829">
                      <w:marLeft w:val="0"/>
                      <w:marRight w:val="0"/>
                      <w:marTop w:val="0"/>
                      <w:marBottom w:val="0"/>
                      <w:divBdr>
                        <w:top w:val="none" w:sz="0" w:space="0" w:color="auto"/>
                        <w:left w:val="none" w:sz="0" w:space="0" w:color="auto"/>
                        <w:bottom w:val="none" w:sz="0" w:space="0" w:color="auto"/>
                        <w:right w:val="none" w:sz="0" w:space="0" w:color="auto"/>
                      </w:divBdr>
                      <w:divsChild>
                        <w:div w:id="93181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402371">
              <w:marLeft w:val="0"/>
              <w:marRight w:val="0"/>
              <w:marTop w:val="0"/>
              <w:marBottom w:val="0"/>
              <w:divBdr>
                <w:top w:val="none" w:sz="0" w:space="0" w:color="auto"/>
                <w:left w:val="none" w:sz="0" w:space="0" w:color="auto"/>
                <w:bottom w:val="none" w:sz="0" w:space="0" w:color="auto"/>
                <w:right w:val="none" w:sz="0" w:space="0" w:color="auto"/>
              </w:divBdr>
              <w:divsChild>
                <w:div w:id="420184015">
                  <w:marLeft w:val="0"/>
                  <w:marRight w:val="0"/>
                  <w:marTop w:val="0"/>
                  <w:marBottom w:val="0"/>
                  <w:divBdr>
                    <w:top w:val="none" w:sz="0" w:space="0" w:color="auto"/>
                    <w:left w:val="none" w:sz="0" w:space="0" w:color="auto"/>
                    <w:bottom w:val="none" w:sz="0" w:space="0" w:color="auto"/>
                    <w:right w:val="none" w:sz="0" w:space="0" w:color="auto"/>
                  </w:divBdr>
                  <w:divsChild>
                    <w:div w:id="189685710">
                      <w:marLeft w:val="0"/>
                      <w:marRight w:val="0"/>
                      <w:marTop w:val="0"/>
                      <w:marBottom w:val="0"/>
                      <w:divBdr>
                        <w:top w:val="none" w:sz="0" w:space="0" w:color="auto"/>
                        <w:left w:val="none" w:sz="0" w:space="0" w:color="auto"/>
                        <w:bottom w:val="none" w:sz="0" w:space="0" w:color="auto"/>
                        <w:right w:val="none" w:sz="0" w:space="0" w:color="auto"/>
                      </w:divBdr>
                      <w:divsChild>
                        <w:div w:id="450561376">
                          <w:marLeft w:val="0"/>
                          <w:marRight w:val="0"/>
                          <w:marTop w:val="0"/>
                          <w:marBottom w:val="0"/>
                          <w:divBdr>
                            <w:top w:val="none" w:sz="0" w:space="0" w:color="auto"/>
                            <w:left w:val="none" w:sz="0" w:space="0" w:color="auto"/>
                            <w:bottom w:val="none" w:sz="0" w:space="0" w:color="auto"/>
                            <w:right w:val="none" w:sz="0" w:space="0" w:color="auto"/>
                          </w:divBdr>
                        </w:div>
                        <w:div w:id="1239512819">
                          <w:marLeft w:val="0"/>
                          <w:marRight w:val="0"/>
                          <w:marTop w:val="0"/>
                          <w:marBottom w:val="0"/>
                          <w:divBdr>
                            <w:top w:val="none" w:sz="0" w:space="0" w:color="auto"/>
                            <w:left w:val="none" w:sz="0" w:space="0" w:color="auto"/>
                            <w:bottom w:val="none" w:sz="0" w:space="0" w:color="auto"/>
                            <w:right w:val="none" w:sz="0" w:space="0" w:color="auto"/>
                          </w:divBdr>
                        </w:div>
                        <w:div w:id="2034383727">
                          <w:marLeft w:val="0"/>
                          <w:marRight w:val="0"/>
                          <w:marTop w:val="0"/>
                          <w:marBottom w:val="0"/>
                          <w:divBdr>
                            <w:top w:val="none" w:sz="0" w:space="0" w:color="auto"/>
                            <w:left w:val="none" w:sz="0" w:space="0" w:color="auto"/>
                            <w:bottom w:val="none" w:sz="0" w:space="0" w:color="auto"/>
                            <w:right w:val="none" w:sz="0" w:space="0" w:color="auto"/>
                          </w:divBdr>
                        </w:div>
                        <w:div w:id="608124424">
                          <w:marLeft w:val="0"/>
                          <w:marRight w:val="0"/>
                          <w:marTop w:val="0"/>
                          <w:marBottom w:val="0"/>
                          <w:divBdr>
                            <w:top w:val="none" w:sz="0" w:space="0" w:color="auto"/>
                            <w:left w:val="none" w:sz="0" w:space="0" w:color="auto"/>
                            <w:bottom w:val="none" w:sz="0" w:space="0" w:color="auto"/>
                            <w:right w:val="none" w:sz="0" w:space="0" w:color="auto"/>
                          </w:divBdr>
                        </w:div>
                        <w:div w:id="1122268935">
                          <w:marLeft w:val="0"/>
                          <w:marRight w:val="0"/>
                          <w:marTop w:val="0"/>
                          <w:marBottom w:val="0"/>
                          <w:divBdr>
                            <w:top w:val="none" w:sz="0" w:space="0" w:color="auto"/>
                            <w:left w:val="none" w:sz="0" w:space="0" w:color="auto"/>
                            <w:bottom w:val="none" w:sz="0" w:space="0" w:color="auto"/>
                            <w:right w:val="none" w:sz="0" w:space="0" w:color="auto"/>
                          </w:divBdr>
                        </w:div>
                        <w:div w:id="1818302399">
                          <w:marLeft w:val="0"/>
                          <w:marRight w:val="0"/>
                          <w:marTop w:val="0"/>
                          <w:marBottom w:val="0"/>
                          <w:divBdr>
                            <w:top w:val="none" w:sz="0" w:space="0" w:color="auto"/>
                            <w:left w:val="none" w:sz="0" w:space="0" w:color="auto"/>
                            <w:bottom w:val="none" w:sz="0" w:space="0" w:color="auto"/>
                            <w:right w:val="none" w:sz="0" w:space="0" w:color="auto"/>
                          </w:divBdr>
                        </w:div>
                        <w:div w:id="37819254">
                          <w:marLeft w:val="0"/>
                          <w:marRight w:val="0"/>
                          <w:marTop w:val="0"/>
                          <w:marBottom w:val="0"/>
                          <w:divBdr>
                            <w:top w:val="none" w:sz="0" w:space="0" w:color="auto"/>
                            <w:left w:val="none" w:sz="0" w:space="0" w:color="auto"/>
                            <w:bottom w:val="none" w:sz="0" w:space="0" w:color="auto"/>
                            <w:right w:val="none" w:sz="0" w:space="0" w:color="auto"/>
                          </w:divBdr>
                        </w:div>
                        <w:div w:id="782043032">
                          <w:marLeft w:val="0"/>
                          <w:marRight w:val="0"/>
                          <w:marTop w:val="0"/>
                          <w:marBottom w:val="0"/>
                          <w:divBdr>
                            <w:top w:val="none" w:sz="0" w:space="0" w:color="auto"/>
                            <w:left w:val="none" w:sz="0" w:space="0" w:color="auto"/>
                            <w:bottom w:val="none" w:sz="0" w:space="0" w:color="auto"/>
                            <w:right w:val="none" w:sz="0" w:space="0" w:color="auto"/>
                          </w:divBdr>
                        </w:div>
                        <w:div w:id="1609585874">
                          <w:marLeft w:val="0"/>
                          <w:marRight w:val="0"/>
                          <w:marTop w:val="0"/>
                          <w:marBottom w:val="0"/>
                          <w:divBdr>
                            <w:top w:val="none" w:sz="0" w:space="0" w:color="auto"/>
                            <w:left w:val="none" w:sz="0" w:space="0" w:color="auto"/>
                            <w:bottom w:val="none" w:sz="0" w:space="0" w:color="auto"/>
                            <w:right w:val="none" w:sz="0" w:space="0" w:color="auto"/>
                          </w:divBdr>
                        </w:div>
                        <w:div w:id="519783510">
                          <w:marLeft w:val="0"/>
                          <w:marRight w:val="0"/>
                          <w:marTop w:val="0"/>
                          <w:marBottom w:val="0"/>
                          <w:divBdr>
                            <w:top w:val="none" w:sz="0" w:space="0" w:color="auto"/>
                            <w:left w:val="none" w:sz="0" w:space="0" w:color="auto"/>
                            <w:bottom w:val="none" w:sz="0" w:space="0" w:color="auto"/>
                            <w:right w:val="none" w:sz="0" w:space="0" w:color="auto"/>
                          </w:divBdr>
                        </w:div>
                        <w:div w:id="989678401">
                          <w:marLeft w:val="0"/>
                          <w:marRight w:val="0"/>
                          <w:marTop w:val="0"/>
                          <w:marBottom w:val="0"/>
                          <w:divBdr>
                            <w:top w:val="none" w:sz="0" w:space="0" w:color="auto"/>
                            <w:left w:val="none" w:sz="0" w:space="0" w:color="auto"/>
                            <w:bottom w:val="none" w:sz="0" w:space="0" w:color="auto"/>
                            <w:right w:val="none" w:sz="0" w:space="0" w:color="auto"/>
                          </w:divBdr>
                        </w:div>
                        <w:div w:id="602685336">
                          <w:marLeft w:val="0"/>
                          <w:marRight w:val="0"/>
                          <w:marTop w:val="0"/>
                          <w:marBottom w:val="0"/>
                          <w:divBdr>
                            <w:top w:val="none" w:sz="0" w:space="0" w:color="auto"/>
                            <w:left w:val="none" w:sz="0" w:space="0" w:color="auto"/>
                            <w:bottom w:val="none" w:sz="0" w:space="0" w:color="auto"/>
                            <w:right w:val="none" w:sz="0" w:space="0" w:color="auto"/>
                          </w:divBdr>
                        </w:div>
                        <w:div w:id="906844567">
                          <w:marLeft w:val="0"/>
                          <w:marRight w:val="0"/>
                          <w:marTop w:val="0"/>
                          <w:marBottom w:val="0"/>
                          <w:divBdr>
                            <w:top w:val="none" w:sz="0" w:space="0" w:color="auto"/>
                            <w:left w:val="none" w:sz="0" w:space="0" w:color="auto"/>
                            <w:bottom w:val="none" w:sz="0" w:space="0" w:color="auto"/>
                            <w:right w:val="none" w:sz="0" w:space="0" w:color="auto"/>
                          </w:divBdr>
                        </w:div>
                        <w:div w:id="704644287">
                          <w:marLeft w:val="0"/>
                          <w:marRight w:val="0"/>
                          <w:marTop w:val="0"/>
                          <w:marBottom w:val="0"/>
                          <w:divBdr>
                            <w:top w:val="none" w:sz="0" w:space="0" w:color="auto"/>
                            <w:left w:val="none" w:sz="0" w:space="0" w:color="auto"/>
                            <w:bottom w:val="none" w:sz="0" w:space="0" w:color="auto"/>
                            <w:right w:val="none" w:sz="0" w:space="0" w:color="auto"/>
                          </w:divBdr>
                        </w:div>
                        <w:div w:id="398135770">
                          <w:marLeft w:val="0"/>
                          <w:marRight w:val="0"/>
                          <w:marTop w:val="0"/>
                          <w:marBottom w:val="0"/>
                          <w:divBdr>
                            <w:top w:val="none" w:sz="0" w:space="0" w:color="auto"/>
                            <w:left w:val="none" w:sz="0" w:space="0" w:color="auto"/>
                            <w:bottom w:val="none" w:sz="0" w:space="0" w:color="auto"/>
                            <w:right w:val="none" w:sz="0" w:space="0" w:color="auto"/>
                          </w:divBdr>
                        </w:div>
                        <w:div w:id="1910773761">
                          <w:marLeft w:val="0"/>
                          <w:marRight w:val="0"/>
                          <w:marTop w:val="0"/>
                          <w:marBottom w:val="0"/>
                          <w:divBdr>
                            <w:top w:val="none" w:sz="0" w:space="0" w:color="auto"/>
                            <w:left w:val="none" w:sz="0" w:space="0" w:color="auto"/>
                            <w:bottom w:val="none" w:sz="0" w:space="0" w:color="auto"/>
                            <w:right w:val="none" w:sz="0" w:space="0" w:color="auto"/>
                          </w:divBdr>
                        </w:div>
                        <w:div w:id="1585340577">
                          <w:marLeft w:val="0"/>
                          <w:marRight w:val="0"/>
                          <w:marTop w:val="0"/>
                          <w:marBottom w:val="0"/>
                          <w:divBdr>
                            <w:top w:val="none" w:sz="0" w:space="0" w:color="auto"/>
                            <w:left w:val="none" w:sz="0" w:space="0" w:color="auto"/>
                            <w:bottom w:val="none" w:sz="0" w:space="0" w:color="auto"/>
                            <w:right w:val="none" w:sz="0" w:space="0" w:color="auto"/>
                          </w:divBdr>
                        </w:div>
                        <w:div w:id="392503662">
                          <w:marLeft w:val="0"/>
                          <w:marRight w:val="0"/>
                          <w:marTop w:val="0"/>
                          <w:marBottom w:val="0"/>
                          <w:divBdr>
                            <w:top w:val="none" w:sz="0" w:space="0" w:color="auto"/>
                            <w:left w:val="none" w:sz="0" w:space="0" w:color="auto"/>
                            <w:bottom w:val="none" w:sz="0" w:space="0" w:color="auto"/>
                            <w:right w:val="none" w:sz="0" w:space="0" w:color="auto"/>
                          </w:divBdr>
                        </w:div>
                        <w:div w:id="176846517">
                          <w:marLeft w:val="0"/>
                          <w:marRight w:val="0"/>
                          <w:marTop w:val="0"/>
                          <w:marBottom w:val="0"/>
                          <w:divBdr>
                            <w:top w:val="none" w:sz="0" w:space="0" w:color="auto"/>
                            <w:left w:val="none" w:sz="0" w:space="0" w:color="auto"/>
                            <w:bottom w:val="none" w:sz="0" w:space="0" w:color="auto"/>
                            <w:right w:val="none" w:sz="0" w:space="0" w:color="auto"/>
                          </w:divBdr>
                        </w:div>
                        <w:div w:id="823543209">
                          <w:marLeft w:val="0"/>
                          <w:marRight w:val="0"/>
                          <w:marTop w:val="0"/>
                          <w:marBottom w:val="0"/>
                          <w:divBdr>
                            <w:top w:val="none" w:sz="0" w:space="0" w:color="auto"/>
                            <w:left w:val="none" w:sz="0" w:space="0" w:color="auto"/>
                            <w:bottom w:val="none" w:sz="0" w:space="0" w:color="auto"/>
                            <w:right w:val="none" w:sz="0" w:space="0" w:color="auto"/>
                          </w:divBdr>
                        </w:div>
                        <w:div w:id="1998915521">
                          <w:marLeft w:val="0"/>
                          <w:marRight w:val="0"/>
                          <w:marTop w:val="0"/>
                          <w:marBottom w:val="0"/>
                          <w:divBdr>
                            <w:top w:val="none" w:sz="0" w:space="0" w:color="auto"/>
                            <w:left w:val="none" w:sz="0" w:space="0" w:color="auto"/>
                            <w:bottom w:val="none" w:sz="0" w:space="0" w:color="auto"/>
                            <w:right w:val="none" w:sz="0" w:space="0" w:color="auto"/>
                          </w:divBdr>
                        </w:div>
                        <w:div w:id="2134591723">
                          <w:marLeft w:val="0"/>
                          <w:marRight w:val="0"/>
                          <w:marTop w:val="0"/>
                          <w:marBottom w:val="0"/>
                          <w:divBdr>
                            <w:top w:val="none" w:sz="0" w:space="0" w:color="auto"/>
                            <w:left w:val="none" w:sz="0" w:space="0" w:color="auto"/>
                            <w:bottom w:val="none" w:sz="0" w:space="0" w:color="auto"/>
                            <w:right w:val="none" w:sz="0" w:space="0" w:color="auto"/>
                          </w:divBdr>
                        </w:div>
                        <w:div w:id="1859613325">
                          <w:marLeft w:val="0"/>
                          <w:marRight w:val="0"/>
                          <w:marTop w:val="0"/>
                          <w:marBottom w:val="0"/>
                          <w:divBdr>
                            <w:top w:val="none" w:sz="0" w:space="0" w:color="auto"/>
                            <w:left w:val="none" w:sz="0" w:space="0" w:color="auto"/>
                            <w:bottom w:val="none" w:sz="0" w:space="0" w:color="auto"/>
                            <w:right w:val="none" w:sz="0" w:space="0" w:color="auto"/>
                          </w:divBdr>
                        </w:div>
                        <w:div w:id="852232481">
                          <w:marLeft w:val="0"/>
                          <w:marRight w:val="0"/>
                          <w:marTop w:val="0"/>
                          <w:marBottom w:val="0"/>
                          <w:divBdr>
                            <w:top w:val="none" w:sz="0" w:space="0" w:color="auto"/>
                            <w:left w:val="none" w:sz="0" w:space="0" w:color="auto"/>
                            <w:bottom w:val="none" w:sz="0" w:space="0" w:color="auto"/>
                            <w:right w:val="none" w:sz="0" w:space="0" w:color="auto"/>
                          </w:divBdr>
                        </w:div>
                        <w:div w:id="941376954">
                          <w:marLeft w:val="0"/>
                          <w:marRight w:val="0"/>
                          <w:marTop w:val="0"/>
                          <w:marBottom w:val="0"/>
                          <w:divBdr>
                            <w:top w:val="none" w:sz="0" w:space="0" w:color="auto"/>
                            <w:left w:val="none" w:sz="0" w:space="0" w:color="auto"/>
                            <w:bottom w:val="none" w:sz="0" w:space="0" w:color="auto"/>
                            <w:right w:val="none" w:sz="0" w:space="0" w:color="auto"/>
                          </w:divBdr>
                        </w:div>
                        <w:div w:id="151486136">
                          <w:marLeft w:val="0"/>
                          <w:marRight w:val="0"/>
                          <w:marTop w:val="0"/>
                          <w:marBottom w:val="0"/>
                          <w:divBdr>
                            <w:top w:val="none" w:sz="0" w:space="0" w:color="auto"/>
                            <w:left w:val="none" w:sz="0" w:space="0" w:color="auto"/>
                            <w:bottom w:val="none" w:sz="0" w:space="0" w:color="auto"/>
                            <w:right w:val="none" w:sz="0" w:space="0" w:color="auto"/>
                          </w:divBdr>
                        </w:div>
                        <w:div w:id="2094467341">
                          <w:marLeft w:val="0"/>
                          <w:marRight w:val="0"/>
                          <w:marTop w:val="0"/>
                          <w:marBottom w:val="0"/>
                          <w:divBdr>
                            <w:top w:val="none" w:sz="0" w:space="0" w:color="auto"/>
                            <w:left w:val="none" w:sz="0" w:space="0" w:color="auto"/>
                            <w:bottom w:val="none" w:sz="0" w:space="0" w:color="auto"/>
                            <w:right w:val="none" w:sz="0" w:space="0" w:color="auto"/>
                          </w:divBdr>
                        </w:div>
                        <w:div w:id="953898752">
                          <w:marLeft w:val="0"/>
                          <w:marRight w:val="0"/>
                          <w:marTop w:val="0"/>
                          <w:marBottom w:val="0"/>
                          <w:divBdr>
                            <w:top w:val="none" w:sz="0" w:space="0" w:color="auto"/>
                            <w:left w:val="none" w:sz="0" w:space="0" w:color="auto"/>
                            <w:bottom w:val="none" w:sz="0" w:space="0" w:color="auto"/>
                            <w:right w:val="none" w:sz="0" w:space="0" w:color="auto"/>
                          </w:divBdr>
                        </w:div>
                        <w:div w:id="1076903474">
                          <w:marLeft w:val="0"/>
                          <w:marRight w:val="0"/>
                          <w:marTop w:val="0"/>
                          <w:marBottom w:val="0"/>
                          <w:divBdr>
                            <w:top w:val="none" w:sz="0" w:space="0" w:color="auto"/>
                            <w:left w:val="none" w:sz="0" w:space="0" w:color="auto"/>
                            <w:bottom w:val="none" w:sz="0" w:space="0" w:color="auto"/>
                            <w:right w:val="none" w:sz="0" w:space="0" w:color="auto"/>
                          </w:divBdr>
                        </w:div>
                        <w:div w:id="310450029">
                          <w:marLeft w:val="0"/>
                          <w:marRight w:val="0"/>
                          <w:marTop w:val="0"/>
                          <w:marBottom w:val="0"/>
                          <w:divBdr>
                            <w:top w:val="none" w:sz="0" w:space="0" w:color="auto"/>
                            <w:left w:val="none" w:sz="0" w:space="0" w:color="auto"/>
                            <w:bottom w:val="none" w:sz="0" w:space="0" w:color="auto"/>
                            <w:right w:val="none" w:sz="0" w:space="0" w:color="auto"/>
                          </w:divBdr>
                        </w:div>
                        <w:div w:id="1059282822">
                          <w:marLeft w:val="0"/>
                          <w:marRight w:val="0"/>
                          <w:marTop w:val="0"/>
                          <w:marBottom w:val="0"/>
                          <w:divBdr>
                            <w:top w:val="none" w:sz="0" w:space="0" w:color="auto"/>
                            <w:left w:val="none" w:sz="0" w:space="0" w:color="auto"/>
                            <w:bottom w:val="none" w:sz="0" w:space="0" w:color="auto"/>
                            <w:right w:val="none" w:sz="0" w:space="0" w:color="auto"/>
                          </w:divBdr>
                        </w:div>
                        <w:div w:id="955405754">
                          <w:marLeft w:val="0"/>
                          <w:marRight w:val="0"/>
                          <w:marTop w:val="0"/>
                          <w:marBottom w:val="0"/>
                          <w:divBdr>
                            <w:top w:val="none" w:sz="0" w:space="0" w:color="auto"/>
                            <w:left w:val="none" w:sz="0" w:space="0" w:color="auto"/>
                            <w:bottom w:val="none" w:sz="0" w:space="0" w:color="auto"/>
                            <w:right w:val="none" w:sz="0" w:space="0" w:color="auto"/>
                          </w:divBdr>
                        </w:div>
                        <w:div w:id="1324968822">
                          <w:marLeft w:val="0"/>
                          <w:marRight w:val="0"/>
                          <w:marTop w:val="0"/>
                          <w:marBottom w:val="0"/>
                          <w:divBdr>
                            <w:top w:val="none" w:sz="0" w:space="0" w:color="auto"/>
                            <w:left w:val="none" w:sz="0" w:space="0" w:color="auto"/>
                            <w:bottom w:val="none" w:sz="0" w:space="0" w:color="auto"/>
                            <w:right w:val="none" w:sz="0" w:space="0" w:color="auto"/>
                          </w:divBdr>
                        </w:div>
                        <w:div w:id="1167940024">
                          <w:marLeft w:val="0"/>
                          <w:marRight w:val="0"/>
                          <w:marTop w:val="0"/>
                          <w:marBottom w:val="0"/>
                          <w:divBdr>
                            <w:top w:val="none" w:sz="0" w:space="0" w:color="auto"/>
                            <w:left w:val="none" w:sz="0" w:space="0" w:color="auto"/>
                            <w:bottom w:val="none" w:sz="0" w:space="0" w:color="auto"/>
                            <w:right w:val="none" w:sz="0" w:space="0" w:color="auto"/>
                          </w:divBdr>
                        </w:div>
                        <w:div w:id="201156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951313">
          <w:marLeft w:val="0"/>
          <w:marRight w:val="0"/>
          <w:marTop w:val="0"/>
          <w:marBottom w:val="150"/>
          <w:divBdr>
            <w:top w:val="none" w:sz="0" w:space="0" w:color="auto"/>
            <w:left w:val="none" w:sz="0" w:space="0" w:color="auto"/>
            <w:bottom w:val="none" w:sz="0" w:space="0" w:color="auto"/>
            <w:right w:val="none" w:sz="0" w:space="0" w:color="auto"/>
          </w:divBdr>
          <w:divsChild>
            <w:div w:id="215973235">
              <w:marLeft w:val="0"/>
              <w:marRight w:val="0"/>
              <w:marTop w:val="0"/>
              <w:marBottom w:val="0"/>
              <w:divBdr>
                <w:top w:val="none" w:sz="0" w:space="0" w:color="auto"/>
                <w:left w:val="none" w:sz="0" w:space="0" w:color="auto"/>
                <w:bottom w:val="none" w:sz="0" w:space="0" w:color="auto"/>
                <w:right w:val="none" w:sz="0" w:space="0" w:color="auto"/>
              </w:divBdr>
              <w:divsChild>
                <w:div w:id="44524808">
                  <w:marLeft w:val="0"/>
                  <w:marRight w:val="0"/>
                  <w:marTop w:val="0"/>
                  <w:marBottom w:val="0"/>
                  <w:divBdr>
                    <w:top w:val="none" w:sz="0" w:space="0" w:color="auto"/>
                    <w:left w:val="none" w:sz="0" w:space="0" w:color="auto"/>
                    <w:bottom w:val="none" w:sz="0" w:space="0" w:color="auto"/>
                    <w:right w:val="none" w:sz="0" w:space="0" w:color="auto"/>
                  </w:divBdr>
                  <w:divsChild>
                    <w:div w:id="1087575842">
                      <w:marLeft w:val="0"/>
                      <w:marRight w:val="0"/>
                      <w:marTop w:val="0"/>
                      <w:marBottom w:val="0"/>
                      <w:divBdr>
                        <w:top w:val="none" w:sz="0" w:space="0" w:color="auto"/>
                        <w:left w:val="none" w:sz="0" w:space="0" w:color="auto"/>
                        <w:bottom w:val="none" w:sz="0" w:space="0" w:color="auto"/>
                        <w:right w:val="none" w:sz="0" w:space="0" w:color="auto"/>
                      </w:divBdr>
                      <w:divsChild>
                        <w:div w:id="110450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867056">
              <w:marLeft w:val="0"/>
              <w:marRight w:val="0"/>
              <w:marTop w:val="0"/>
              <w:marBottom w:val="0"/>
              <w:divBdr>
                <w:top w:val="none" w:sz="0" w:space="0" w:color="auto"/>
                <w:left w:val="none" w:sz="0" w:space="0" w:color="auto"/>
                <w:bottom w:val="none" w:sz="0" w:space="0" w:color="auto"/>
                <w:right w:val="none" w:sz="0" w:space="0" w:color="auto"/>
              </w:divBdr>
              <w:divsChild>
                <w:div w:id="418913963">
                  <w:marLeft w:val="0"/>
                  <w:marRight w:val="0"/>
                  <w:marTop w:val="0"/>
                  <w:marBottom w:val="0"/>
                  <w:divBdr>
                    <w:top w:val="none" w:sz="0" w:space="0" w:color="auto"/>
                    <w:left w:val="none" w:sz="0" w:space="0" w:color="auto"/>
                    <w:bottom w:val="none" w:sz="0" w:space="0" w:color="auto"/>
                    <w:right w:val="none" w:sz="0" w:space="0" w:color="auto"/>
                  </w:divBdr>
                  <w:divsChild>
                    <w:div w:id="1976711943">
                      <w:marLeft w:val="0"/>
                      <w:marRight w:val="0"/>
                      <w:marTop w:val="0"/>
                      <w:marBottom w:val="0"/>
                      <w:divBdr>
                        <w:top w:val="none" w:sz="0" w:space="0" w:color="auto"/>
                        <w:left w:val="none" w:sz="0" w:space="0" w:color="auto"/>
                        <w:bottom w:val="none" w:sz="0" w:space="0" w:color="auto"/>
                        <w:right w:val="none" w:sz="0" w:space="0" w:color="auto"/>
                      </w:divBdr>
                      <w:divsChild>
                        <w:div w:id="1457067874">
                          <w:marLeft w:val="0"/>
                          <w:marRight w:val="0"/>
                          <w:marTop w:val="0"/>
                          <w:marBottom w:val="0"/>
                          <w:divBdr>
                            <w:top w:val="none" w:sz="0" w:space="0" w:color="auto"/>
                            <w:left w:val="none" w:sz="0" w:space="0" w:color="auto"/>
                            <w:bottom w:val="none" w:sz="0" w:space="0" w:color="auto"/>
                            <w:right w:val="none" w:sz="0" w:space="0" w:color="auto"/>
                          </w:divBdr>
                        </w:div>
                        <w:div w:id="461657398">
                          <w:marLeft w:val="0"/>
                          <w:marRight w:val="0"/>
                          <w:marTop w:val="0"/>
                          <w:marBottom w:val="0"/>
                          <w:divBdr>
                            <w:top w:val="none" w:sz="0" w:space="0" w:color="auto"/>
                            <w:left w:val="none" w:sz="0" w:space="0" w:color="auto"/>
                            <w:bottom w:val="none" w:sz="0" w:space="0" w:color="auto"/>
                            <w:right w:val="none" w:sz="0" w:space="0" w:color="auto"/>
                          </w:divBdr>
                        </w:div>
                        <w:div w:id="401871159">
                          <w:marLeft w:val="0"/>
                          <w:marRight w:val="0"/>
                          <w:marTop w:val="0"/>
                          <w:marBottom w:val="0"/>
                          <w:divBdr>
                            <w:top w:val="none" w:sz="0" w:space="0" w:color="auto"/>
                            <w:left w:val="none" w:sz="0" w:space="0" w:color="auto"/>
                            <w:bottom w:val="none" w:sz="0" w:space="0" w:color="auto"/>
                            <w:right w:val="none" w:sz="0" w:space="0" w:color="auto"/>
                          </w:divBdr>
                        </w:div>
                        <w:div w:id="1989628551">
                          <w:marLeft w:val="0"/>
                          <w:marRight w:val="0"/>
                          <w:marTop w:val="0"/>
                          <w:marBottom w:val="0"/>
                          <w:divBdr>
                            <w:top w:val="none" w:sz="0" w:space="0" w:color="auto"/>
                            <w:left w:val="none" w:sz="0" w:space="0" w:color="auto"/>
                            <w:bottom w:val="none" w:sz="0" w:space="0" w:color="auto"/>
                            <w:right w:val="none" w:sz="0" w:space="0" w:color="auto"/>
                          </w:divBdr>
                        </w:div>
                        <w:div w:id="892277194">
                          <w:marLeft w:val="0"/>
                          <w:marRight w:val="0"/>
                          <w:marTop w:val="0"/>
                          <w:marBottom w:val="0"/>
                          <w:divBdr>
                            <w:top w:val="none" w:sz="0" w:space="0" w:color="auto"/>
                            <w:left w:val="none" w:sz="0" w:space="0" w:color="auto"/>
                            <w:bottom w:val="none" w:sz="0" w:space="0" w:color="auto"/>
                            <w:right w:val="none" w:sz="0" w:space="0" w:color="auto"/>
                          </w:divBdr>
                        </w:div>
                        <w:div w:id="1918901511">
                          <w:marLeft w:val="0"/>
                          <w:marRight w:val="0"/>
                          <w:marTop w:val="0"/>
                          <w:marBottom w:val="0"/>
                          <w:divBdr>
                            <w:top w:val="none" w:sz="0" w:space="0" w:color="auto"/>
                            <w:left w:val="none" w:sz="0" w:space="0" w:color="auto"/>
                            <w:bottom w:val="none" w:sz="0" w:space="0" w:color="auto"/>
                            <w:right w:val="none" w:sz="0" w:space="0" w:color="auto"/>
                          </w:divBdr>
                        </w:div>
                        <w:div w:id="939678610">
                          <w:marLeft w:val="0"/>
                          <w:marRight w:val="0"/>
                          <w:marTop w:val="0"/>
                          <w:marBottom w:val="0"/>
                          <w:divBdr>
                            <w:top w:val="none" w:sz="0" w:space="0" w:color="auto"/>
                            <w:left w:val="none" w:sz="0" w:space="0" w:color="auto"/>
                            <w:bottom w:val="none" w:sz="0" w:space="0" w:color="auto"/>
                            <w:right w:val="none" w:sz="0" w:space="0" w:color="auto"/>
                          </w:divBdr>
                        </w:div>
                        <w:div w:id="136725688">
                          <w:marLeft w:val="0"/>
                          <w:marRight w:val="0"/>
                          <w:marTop w:val="0"/>
                          <w:marBottom w:val="0"/>
                          <w:divBdr>
                            <w:top w:val="none" w:sz="0" w:space="0" w:color="auto"/>
                            <w:left w:val="none" w:sz="0" w:space="0" w:color="auto"/>
                            <w:bottom w:val="none" w:sz="0" w:space="0" w:color="auto"/>
                            <w:right w:val="none" w:sz="0" w:space="0" w:color="auto"/>
                          </w:divBdr>
                        </w:div>
                        <w:div w:id="1528836144">
                          <w:marLeft w:val="0"/>
                          <w:marRight w:val="0"/>
                          <w:marTop w:val="0"/>
                          <w:marBottom w:val="0"/>
                          <w:divBdr>
                            <w:top w:val="none" w:sz="0" w:space="0" w:color="auto"/>
                            <w:left w:val="none" w:sz="0" w:space="0" w:color="auto"/>
                            <w:bottom w:val="none" w:sz="0" w:space="0" w:color="auto"/>
                            <w:right w:val="none" w:sz="0" w:space="0" w:color="auto"/>
                          </w:divBdr>
                        </w:div>
                        <w:div w:id="1098602938">
                          <w:marLeft w:val="0"/>
                          <w:marRight w:val="0"/>
                          <w:marTop w:val="0"/>
                          <w:marBottom w:val="0"/>
                          <w:divBdr>
                            <w:top w:val="none" w:sz="0" w:space="0" w:color="auto"/>
                            <w:left w:val="none" w:sz="0" w:space="0" w:color="auto"/>
                            <w:bottom w:val="none" w:sz="0" w:space="0" w:color="auto"/>
                            <w:right w:val="none" w:sz="0" w:space="0" w:color="auto"/>
                          </w:divBdr>
                        </w:div>
                        <w:div w:id="1494492612">
                          <w:marLeft w:val="0"/>
                          <w:marRight w:val="0"/>
                          <w:marTop w:val="0"/>
                          <w:marBottom w:val="0"/>
                          <w:divBdr>
                            <w:top w:val="none" w:sz="0" w:space="0" w:color="auto"/>
                            <w:left w:val="none" w:sz="0" w:space="0" w:color="auto"/>
                            <w:bottom w:val="none" w:sz="0" w:space="0" w:color="auto"/>
                            <w:right w:val="none" w:sz="0" w:space="0" w:color="auto"/>
                          </w:divBdr>
                        </w:div>
                        <w:div w:id="181771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1859232">
      <w:bodyDiv w:val="1"/>
      <w:marLeft w:val="0"/>
      <w:marRight w:val="0"/>
      <w:marTop w:val="0"/>
      <w:marBottom w:val="0"/>
      <w:divBdr>
        <w:top w:val="none" w:sz="0" w:space="0" w:color="auto"/>
        <w:left w:val="none" w:sz="0" w:space="0" w:color="auto"/>
        <w:bottom w:val="none" w:sz="0" w:space="0" w:color="auto"/>
        <w:right w:val="none" w:sz="0" w:space="0" w:color="auto"/>
      </w:divBdr>
      <w:divsChild>
        <w:div w:id="1087921668">
          <w:marLeft w:val="0"/>
          <w:marRight w:val="0"/>
          <w:marTop w:val="0"/>
          <w:marBottom w:val="0"/>
          <w:divBdr>
            <w:top w:val="none" w:sz="0" w:space="0" w:color="auto"/>
            <w:left w:val="none" w:sz="0" w:space="0" w:color="auto"/>
            <w:bottom w:val="none" w:sz="0" w:space="0" w:color="auto"/>
            <w:right w:val="none" w:sz="0" w:space="0" w:color="auto"/>
          </w:divBdr>
        </w:div>
        <w:div w:id="1769352175">
          <w:marLeft w:val="0"/>
          <w:marRight w:val="0"/>
          <w:marTop w:val="150"/>
          <w:marBottom w:val="150"/>
          <w:divBdr>
            <w:top w:val="single" w:sz="6" w:space="5" w:color="FFFF66"/>
            <w:left w:val="single" w:sz="6" w:space="5" w:color="FFFF66"/>
            <w:bottom w:val="single" w:sz="6" w:space="5" w:color="FFFF66"/>
            <w:right w:val="single" w:sz="6" w:space="5" w:color="FFFF66"/>
          </w:divBdr>
        </w:div>
        <w:div w:id="181942217">
          <w:marLeft w:val="0"/>
          <w:marRight w:val="0"/>
          <w:marTop w:val="0"/>
          <w:marBottom w:val="0"/>
          <w:divBdr>
            <w:top w:val="none" w:sz="0" w:space="0" w:color="auto"/>
            <w:left w:val="none" w:sz="0" w:space="0" w:color="auto"/>
            <w:bottom w:val="none" w:sz="0" w:space="0" w:color="auto"/>
            <w:right w:val="none" w:sz="0" w:space="0" w:color="auto"/>
          </w:divBdr>
          <w:divsChild>
            <w:div w:id="4194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23500">
      <w:bodyDiv w:val="1"/>
      <w:marLeft w:val="0"/>
      <w:marRight w:val="0"/>
      <w:marTop w:val="0"/>
      <w:marBottom w:val="0"/>
      <w:divBdr>
        <w:top w:val="none" w:sz="0" w:space="0" w:color="auto"/>
        <w:left w:val="none" w:sz="0" w:space="0" w:color="auto"/>
        <w:bottom w:val="none" w:sz="0" w:space="0" w:color="auto"/>
        <w:right w:val="none" w:sz="0" w:space="0" w:color="auto"/>
      </w:divBdr>
      <w:divsChild>
        <w:div w:id="917321750">
          <w:marLeft w:val="0"/>
          <w:marRight w:val="0"/>
          <w:marTop w:val="150"/>
          <w:marBottom w:val="150"/>
          <w:divBdr>
            <w:top w:val="single" w:sz="6" w:space="5" w:color="FFFF66"/>
            <w:left w:val="single" w:sz="6" w:space="5" w:color="FFFF66"/>
            <w:bottom w:val="single" w:sz="6" w:space="5" w:color="FFFF66"/>
            <w:right w:val="single" w:sz="6" w:space="5" w:color="FFFF66"/>
          </w:divBdr>
        </w:div>
        <w:div w:id="1209872810">
          <w:marLeft w:val="0"/>
          <w:marRight w:val="0"/>
          <w:marTop w:val="0"/>
          <w:marBottom w:val="0"/>
          <w:divBdr>
            <w:top w:val="none" w:sz="0" w:space="0" w:color="auto"/>
            <w:left w:val="none" w:sz="0" w:space="0" w:color="auto"/>
            <w:bottom w:val="none" w:sz="0" w:space="0" w:color="auto"/>
            <w:right w:val="none" w:sz="0" w:space="0" w:color="auto"/>
          </w:divBdr>
          <w:divsChild>
            <w:div w:id="743334674">
              <w:marLeft w:val="0"/>
              <w:marRight w:val="0"/>
              <w:marTop w:val="0"/>
              <w:marBottom w:val="0"/>
              <w:divBdr>
                <w:top w:val="none" w:sz="0" w:space="0" w:color="auto"/>
                <w:left w:val="none" w:sz="0" w:space="0" w:color="auto"/>
                <w:bottom w:val="none" w:sz="0" w:space="0" w:color="auto"/>
                <w:right w:val="none" w:sz="0" w:space="0" w:color="auto"/>
              </w:divBdr>
            </w:div>
          </w:divsChild>
        </w:div>
        <w:div w:id="885944660">
          <w:marLeft w:val="0"/>
          <w:marRight w:val="0"/>
          <w:marTop w:val="0"/>
          <w:marBottom w:val="0"/>
          <w:divBdr>
            <w:top w:val="none" w:sz="0" w:space="0" w:color="auto"/>
            <w:left w:val="none" w:sz="0" w:space="0" w:color="auto"/>
            <w:bottom w:val="none" w:sz="0" w:space="0" w:color="auto"/>
            <w:right w:val="none" w:sz="0" w:space="0" w:color="auto"/>
          </w:divBdr>
          <w:divsChild>
            <w:div w:id="1413621103">
              <w:marLeft w:val="0"/>
              <w:marRight w:val="0"/>
              <w:marTop w:val="0"/>
              <w:marBottom w:val="0"/>
              <w:divBdr>
                <w:top w:val="none" w:sz="0" w:space="0" w:color="auto"/>
                <w:left w:val="none" w:sz="0" w:space="0" w:color="auto"/>
                <w:bottom w:val="none" w:sz="0" w:space="0" w:color="auto"/>
                <w:right w:val="none" w:sz="0" w:space="0" w:color="auto"/>
              </w:divBdr>
            </w:div>
          </w:divsChild>
        </w:div>
        <w:div w:id="1130048728">
          <w:marLeft w:val="120"/>
          <w:marRight w:val="120"/>
          <w:marTop w:val="120"/>
          <w:marBottom w:val="120"/>
          <w:divBdr>
            <w:top w:val="none" w:sz="0" w:space="0" w:color="auto"/>
            <w:left w:val="none" w:sz="0" w:space="0" w:color="auto"/>
            <w:bottom w:val="none" w:sz="0" w:space="0" w:color="auto"/>
            <w:right w:val="none" w:sz="0" w:space="0" w:color="auto"/>
          </w:divBdr>
        </w:div>
      </w:divsChild>
    </w:div>
    <w:div w:id="2065904477">
      <w:bodyDiv w:val="1"/>
      <w:marLeft w:val="0"/>
      <w:marRight w:val="0"/>
      <w:marTop w:val="0"/>
      <w:marBottom w:val="0"/>
      <w:divBdr>
        <w:top w:val="none" w:sz="0" w:space="0" w:color="auto"/>
        <w:left w:val="none" w:sz="0" w:space="0" w:color="auto"/>
        <w:bottom w:val="none" w:sz="0" w:space="0" w:color="auto"/>
        <w:right w:val="none" w:sz="0" w:space="0" w:color="auto"/>
      </w:divBdr>
      <w:divsChild>
        <w:div w:id="24408040">
          <w:blockQuote w:val="1"/>
          <w:marLeft w:val="0"/>
          <w:marRight w:val="0"/>
          <w:marTop w:val="0"/>
          <w:marBottom w:val="150"/>
          <w:divBdr>
            <w:top w:val="none" w:sz="0" w:space="8" w:color="auto"/>
            <w:left w:val="single" w:sz="12" w:space="8" w:color="FFEB8E"/>
            <w:bottom w:val="none" w:sz="0" w:space="8" w:color="auto"/>
            <w:right w:val="none" w:sz="0" w:space="8" w:color="auto"/>
          </w:divBdr>
        </w:div>
        <w:div w:id="1210874515">
          <w:blockQuote w:val="1"/>
          <w:marLeft w:val="0"/>
          <w:marRight w:val="0"/>
          <w:marTop w:val="0"/>
          <w:marBottom w:val="150"/>
          <w:divBdr>
            <w:top w:val="none" w:sz="0" w:space="8" w:color="auto"/>
            <w:left w:val="single" w:sz="12" w:space="8" w:color="FFEB8E"/>
            <w:bottom w:val="none" w:sz="0" w:space="8" w:color="auto"/>
            <w:right w:val="none" w:sz="0" w:space="8" w:color="auto"/>
          </w:divBdr>
        </w:div>
        <w:div w:id="336620389">
          <w:blockQuote w:val="1"/>
          <w:marLeft w:val="0"/>
          <w:marRight w:val="0"/>
          <w:marTop w:val="0"/>
          <w:marBottom w:val="150"/>
          <w:divBdr>
            <w:top w:val="none" w:sz="0" w:space="8" w:color="auto"/>
            <w:left w:val="single" w:sz="12" w:space="8" w:color="FFEB8E"/>
            <w:bottom w:val="none" w:sz="0" w:space="8" w:color="auto"/>
            <w:right w:val="none" w:sz="0" w:space="8" w:color="auto"/>
          </w:divBdr>
        </w:div>
        <w:div w:id="643585891">
          <w:blockQuote w:val="1"/>
          <w:marLeft w:val="0"/>
          <w:marRight w:val="0"/>
          <w:marTop w:val="0"/>
          <w:marBottom w:val="150"/>
          <w:divBdr>
            <w:top w:val="none" w:sz="0" w:space="8" w:color="auto"/>
            <w:left w:val="single" w:sz="12" w:space="8" w:color="FFEB8E"/>
            <w:bottom w:val="none" w:sz="0" w:space="8" w:color="auto"/>
            <w:right w:val="none" w:sz="0" w:space="8" w:color="auto"/>
          </w:divBdr>
        </w:div>
        <w:div w:id="315643499">
          <w:blockQuote w:val="1"/>
          <w:marLeft w:val="0"/>
          <w:marRight w:val="0"/>
          <w:marTop w:val="0"/>
          <w:marBottom w:val="150"/>
          <w:divBdr>
            <w:top w:val="none" w:sz="0" w:space="8" w:color="auto"/>
            <w:left w:val="single" w:sz="12" w:space="8" w:color="FFEB8E"/>
            <w:bottom w:val="none" w:sz="0" w:space="8" w:color="auto"/>
            <w:right w:val="none" w:sz="0" w:space="8" w:color="auto"/>
          </w:divBdr>
        </w:div>
        <w:div w:id="1800343185">
          <w:blockQuote w:val="1"/>
          <w:marLeft w:val="0"/>
          <w:marRight w:val="0"/>
          <w:marTop w:val="0"/>
          <w:marBottom w:val="150"/>
          <w:divBdr>
            <w:top w:val="none" w:sz="0" w:space="8" w:color="auto"/>
            <w:left w:val="single" w:sz="12" w:space="8" w:color="FFEB8E"/>
            <w:bottom w:val="none" w:sz="0" w:space="8" w:color="auto"/>
            <w:right w:val="none" w:sz="0" w:space="8" w:color="auto"/>
          </w:divBdr>
        </w:div>
        <w:div w:id="125385733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2111463322">
      <w:bodyDiv w:val="1"/>
      <w:marLeft w:val="0"/>
      <w:marRight w:val="0"/>
      <w:marTop w:val="0"/>
      <w:marBottom w:val="0"/>
      <w:divBdr>
        <w:top w:val="none" w:sz="0" w:space="0" w:color="auto"/>
        <w:left w:val="none" w:sz="0" w:space="0" w:color="auto"/>
        <w:bottom w:val="none" w:sz="0" w:space="0" w:color="auto"/>
        <w:right w:val="none" w:sz="0" w:space="0" w:color="auto"/>
      </w:divBdr>
      <w:divsChild>
        <w:div w:id="1542286447">
          <w:marLeft w:val="0"/>
          <w:marRight w:val="0"/>
          <w:marTop w:val="0"/>
          <w:marBottom w:val="0"/>
          <w:divBdr>
            <w:top w:val="none" w:sz="0" w:space="0" w:color="auto"/>
            <w:left w:val="none" w:sz="0" w:space="0" w:color="auto"/>
            <w:bottom w:val="none" w:sz="0" w:space="0" w:color="auto"/>
            <w:right w:val="none" w:sz="0" w:space="0" w:color="auto"/>
          </w:divBdr>
        </w:div>
        <w:div w:id="234709510">
          <w:marLeft w:val="0"/>
          <w:marRight w:val="0"/>
          <w:marTop w:val="0"/>
          <w:marBottom w:val="0"/>
          <w:divBdr>
            <w:top w:val="none" w:sz="0" w:space="0" w:color="auto"/>
            <w:left w:val="none" w:sz="0" w:space="0" w:color="auto"/>
            <w:bottom w:val="none" w:sz="0" w:space="0" w:color="auto"/>
            <w:right w:val="none" w:sz="0" w:space="0" w:color="auto"/>
          </w:divBdr>
        </w:div>
        <w:div w:id="116336658">
          <w:blockQuote w:val="1"/>
          <w:marLeft w:val="0"/>
          <w:marRight w:val="0"/>
          <w:marTop w:val="0"/>
          <w:marBottom w:val="285"/>
          <w:divBdr>
            <w:top w:val="none" w:sz="0" w:space="0" w:color="auto"/>
            <w:left w:val="single" w:sz="36" w:space="11" w:color="EEEEEE"/>
            <w:bottom w:val="none" w:sz="0" w:space="0" w:color="auto"/>
            <w:right w:val="none" w:sz="0" w:space="0" w:color="auto"/>
          </w:divBdr>
          <w:divsChild>
            <w:div w:id="320503327">
              <w:marLeft w:val="0"/>
              <w:marRight w:val="0"/>
              <w:marTop w:val="0"/>
              <w:marBottom w:val="0"/>
              <w:divBdr>
                <w:top w:val="none" w:sz="0" w:space="0" w:color="auto"/>
                <w:left w:val="none" w:sz="0" w:space="0" w:color="auto"/>
                <w:bottom w:val="none" w:sz="0" w:space="0" w:color="auto"/>
                <w:right w:val="none" w:sz="0" w:space="0" w:color="auto"/>
              </w:divBdr>
            </w:div>
          </w:divsChild>
        </w:div>
        <w:div w:id="213472875">
          <w:marLeft w:val="0"/>
          <w:marRight w:val="0"/>
          <w:marTop w:val="0"/>
          <w:marBottom w:val="0"/>
          <w:divBdr>
            <w:top w:val="none" w:sz="0" w:space="0" w:color="auto"/>
            <w:left w:val="none" w:sz="0" w:space="0" w:color="auto"/>
            <w:bottom w:val="none" w:sz="0" w:space="0" w:color="auto"/>
            <w:right w:val="none" w:sz="0" w:space="0" w:color="auto"/>
          </w:divBdr>
          <w:divsChild>
            <w:div w:id="1381858009">
              <w:marLeft w:val="0"/>
              <w:marRight w:val="0"/>
              <w:marTop w:val="0"/>
              <w:marBottom w:val="0"/>
              <w:divBdr>
                <w:top w:val="none" w:sz="0" w:space="0" w:color="auto"/>
                <w:left w:val="none" w:sz="0" w:space="0" w:color="auto"/>
                <w:bottom w:val="none" w:sz="0" w:space="0" w:color="auto"/>
                <w:right w:val="none" w:sz="0" w:space="0" w:color="auto"/>
              </w:divBdr>
            </w:div>
          </w:divsChild>
        </w:div>
        <w:div w:id="300428802">
          <w:marLeft w:val="0"/>
          <w:marRight w:val="0"/>
          <w:marTop w:val="0"/>
          <w:marBottom w:val="0"/>
          <w:divBdr>
            <w:top w:val="none" w:sz="0" w:space="0" w:color="auto"/>
            <w:left w:val="none" w:sz="0" w:space="0" w:color="auto"/>
            <w:bottom w:val="none" w:sz="0" w:space="0" w:color="auto"/>
            <w:right w:val="none" w:sz="0" w:space="0" w:color="auto"/>
          </w:divBdr>
          <w:divsChild>
            <w:div w:id="1936982180">
              <w:marLeft w:val="0"/>
              <w:marRight w:val="0"/>
              <w:marTop w:val="0"/>
              <w:marBottom w:val="0"/>
              <w:divBdr>
                <w:top w:val="none" w:sz="0" w:space="0" w:color="auto"/>
                <w:left w:val="none" w:sz="0" w:space="0" w:color="auto"/>
                <w:bottom w:val="none" w:sz="0" w:space="0" w:color="auto"/>
                <w:right w:val="none" w:sz="0" w:space="0" w:color="auto"/>
              </w:divBdr>
            </w:div>
          </w:divsChild>
        </w:div>
        <w:div w:id="44109843">
          <w:marLeft w:val="0"/>
          <w:marRight w:val="0"/>
          <w:marTop w:val="0"/>
          <w:marBottom w:val="0"/>
          <w:divBdr>
            <w:top w:val="none" w:sz="0" w:space="0" w:color="auto"/>
            <w:left w:val="none" w:sz="0" w:space="0" w:color="auto"/>
            <w:bottom w:val="none" w:sz="0" w:space="0" w:color="auto"/>
            <w:right w:val="none" w:sz="0" w:space="0" w:color="auto"/>
          </w:divBdr>
          <w:divsChild>
            <w:div w:id="236594966">
              <w:marLeft w:val="0"/>
              <w:marRight w:val="0"/>
              <w:marTop w:val="0"/>
              <w:marBottom w:val="0"/>
              <w:divBdr>
                <w:top w:val="none" w:sz="0" w:space="0" w:color="auto"/>
                <w:left w:val="none" w:sz="0" w:space="0" w:color="auto"/>
                <w:bottom w:val="none" w:sz="0" w:space="0" w:color="auto"/>
                <w:right w:val="none" w:sz="0" w:space="0" w:color="auto"/>
              </w:divBdr>
            </w:div>
          </w:divsChild>
        </w:div>
        <w:div w:id="1687753230">
          <w:marLeft w:val="0"/>
          <w:marRight w:val="0"/>
          <w:marTop w:val="0"/>
          <w:marBottom w:val="0"/>
          <w:divBdr>
            <w:top w:val="none" w:sz="0" w:space="0" w:color="auto"/>
            <w:left w:val="none" w:sz="0" w:space="0" w:color="auto"/>
            <w:bottom w:val="none" w:sz="0" w:space="0" w:color="auto"/>
            <w:right w:val="none" w:sz="0" w:space="0" w:color="auto"/>
          </w:divBdr>
          <w:divsChild>
            <w:div w:id="984972776">
              <w:marLeft w:val="0"/>
              <w:marRight w:val="0"/>
              <w:marTop w:val="0"/>
              <w:marBottom w:val="0"/>
              <w:divBdr>
                <w:top w:val="none" w:sz="0" w:space="0" w:color="auto"/>
                <w:left w:val="none" w:sz="0" w:space="0" w:color="auto"/>
                <w:bottom w:val="none" w:sz="0" w:space="0" w:color="auto"/>
                <w:right w:val="none" w:sz="0" w:space="0" w:color="auto"/>
              </w:divBdr>
            </w:div>
          </w:divsChild>
        </w:div>
        <w:div w:id="692538057">
          <w:marLeft w:val="0"/>
          <w:marRight w:val="0"/>
          <w:marTop w:val="0"/>
          <w:marBottom w:val="0"/>
          <w:divBdr>
            <w:top w:val="none" w:sz="0" w:space="0" w:color="auto"/>
            <w:left w:val="none" w:sz="0" w:space="0" w:color="auto"/>
            <w:bottom w:val="none" w:sz="0" w:space="0" w:color="auto"/>
            <w:right w:val="none" w:sz="0" w:space="0" w:color="auto"/>
          </w:divBdr>
          <w:divsChild>
            <w:div w:id="741802839">
              <w:marLeft w:val="0"/>
              <w:marRight w:val="0"/>
              <w:marTop w:val="0"/>
              <w:marBottom w:val="0"/>
              <w:divBdr>
                <w:top w:val="none" w:sz="0" w:space="0" w:color="auto"/>
                <w:left w:val="none" w:sz="0" w:space="0" w:color="auto"/>
                <w:bottom w:val="none" w:sz="0" w:space="0" w:color="auto"/>
                <w:right w:val="none" w:sz="0" w:space="0" w:color="auto"/>
              </w:divBdr>
            </w:div>
          </w:divsChild>
        </w:div>
        <w:div w:id="754018304">
          <w:marLeft w:val="0"/>
          <w:marRight w:val="0"/>
          <w:marTop w:val="0"/>
          <w:marBottom w:val="0"/>
          <w:divBdr>
            <w:top w:val="none" w:sz="0" w:space="0" w:color="auto"/>
            <w:left w:val="none" w:sz="0" w:space="0" w:color="auto"/>
            <w:bottom w:val="none" w:sz="0" w:space="0" w:color="auto"/>
            <w:right w:val="none" w:sz="0" w:space="0" w:color="auto"/>
          </w:divBdr>
          <w:divsChild>
            <w:div w:id="82085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medium.com/@ian.dzindo01/what-is-numpy-newaxis-and-when-to-use-it-8cb61c7ed6ae?source=post_page-----8cb61c7ed6ae----------------------" TargetMode="External"/><Relationship Id="rId13" Type="http://schemas.openxmlformats.org/officeDocument/2006/relationships/hyperlink" Target="https://docs.scipy.org/doc/numpy/reference/generated/numpy.clip.html" TargetMode="External"/><Relationship Id="rId18" Type="http://schemas.openxmlformats.org/officeDocument/2006/relationships/hyperlink" Target="https://docs.scipy.org/doc/numpy/reference/generated/numpy.cos.html" TargetMode="External"/><Relationship Id="rId26"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docs.scipy.org/doc/numpy/reference/generated/numpy.arccos.html" TargetMode="External"/><Relationship Id="rId7" Type="http://schemas.openxmlformats.org/officeDocument/2006/relationships/hyperlink" Target="https://medium.com/@ian.dzindo01?source=post_page-----8cb61c7ed6ae----------------------" TargetMode="External"/><Relationship Id="rId12" Type="http://schemas.openxmlformats.org/officeDocument/2006/relationships/hyperlink" Target="https://docs.scipy.org/doc/numpy-1.13.0/user/basics.broadcasting.html" TargetMode="External"/><Relationship Id="rId17" Type="http://schemas.openxmlformats.org/officeDocument/2006/relationships/hyperlink" Target="https://docs.scipy.org/doc/numpy/reference/ufuncs.html" TargetMode="External"/><Relationship Id="rId25" Type="http://schemas.openxmlformats.org/officeDocument/2006/relationships/hyperlink" Target="http://www.math.sfu.ca/~cbm/aands/" TargetMode="External"/><Relationship Id="rId2" Type="http://schemas.openxmlformats.org/officeDocument/2006/relationships/styles" Target="styles.xml"/><Relationship Id="rId16" Type="http://schemas.openxmlformats.org/officeDocument/2006/relationships/hyperlink" Target="https://docs.scipy.org/doc/numpy/reference/generated/numpy.cos.html" TargetMode="External"/><Relationship Id="rId20" Type="http://schemas.openxmlformats.org/officeDocument/2006/relationships/hyperlink" Target="https://docs.scipy.org/doc/numpy/reference/generated/numpy.arcsin.html" TargetMode="External"/><Relationship Id="rId29" Type="http://schemas.openxmlformats.org/officeDocument/2006/relationships/hyperlink" Target="https://docs.scipy.org/doc/numpy/reference/generated/numpy.linalg.norm.html"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docs.scipy.org/doc/numpy-1.13.0/user/basics.broadcasting.html" TargetMode="External"/><Relationship Id="rId24" Type="http://schemas.openxmlformats.org/officeDocument/2006/relationships/hyperlink" Target="https://docs.scipy.org/doc/numpy/reference/generated/numpy.cos.html" TargetMode="External"/><Relationship Id="rId5" Type="http://schemas.openxmlformats.org/officeDocument/2006/relationships/hyperlink" Target="https://medium.com/@ian.dzindo01?source=post_page-----8cb61c7ed6ae----------------------" TargetMode="External"/><Relationship Id="rId15" Type="http://schemas.openxmlformats.org/officeDocument/2006/relationships/hyperlink" Target="https://docs.scipy.org/doc/numpy/reference/ufuncs.html" TargetMode="External"/><Relationship Id="rId23" Type="http://schemas.openxmlformats.org/officeDocument/2006/relationships/hyperlink" Target="https://docs.scipy.org/doc/numpy/reference/generated/numpy.arccos.html" TargetMode="External"/><Relationship Id="rId28" Type="http://schemas.openxmlformats.org/officeDocument/2006/relationships/hyperlink" Target="https://docs.scipy.org/doc/numpy/reference/generated/numpy.linalg.norm.html" TargetMode="External"/><Relationship Id="rId10" Type="http://schemas.openxmlformats.org/officeDocument/2006/relationships/image" Target="media/image3.jpeg"/><Relationship Id="rId19" Type="http://schemas.openxmlformats.org/officeDocument/2006/relationships/hyperlink" Target="https://docs.scipy.org/doc/numpy/reference/generated/numpy.arctan.html"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github.com/numpy/numpy/blob/v1.17.0/numpy/core/fromnumeric.py" TargetMode="External"/><Relationship Id="rId22" Type="http://schemas.openxmlformats.org/officeDocument/2006/relationships/hyperlink" Target="https://docs.scipy.org/doc/numpy/reference/generated/numpy.arccos.html" TargetMode="External"/><Relationship Id="rId27" Type="http://schemas.openxmlformats.org/officeDocument/2006/relationships/hyperlink" Target="https://github.com/numpy/numpy/blob/v1.17.0/numpy/linalg/linalg.py"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174</TotalTime>
  <Pages>18</Pages>
  <Words>2591</Words>
  <Characters>14774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A-One</dc:creator>
  <cp:lastModifiedBy>A-One</cp:lastModifiedBy>
  <cp:revision>6</cp:revision>
  <dcterms:created xsi:type="dcterms:W3CDTF">2020-01-25T13:40:00Z</dcterms:created>
  <dcterms:modified xsi:type="dcterms:W3CDTF">2020-02-01T08:05:00Z</dcterms:modified>
</cp:coreProperties>
</file>